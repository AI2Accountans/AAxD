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DB850" w14:textId="77777777" w:rsidR="00E00CC2" w:rsidRPr="00AD01C4" w:rsidRDefault="00855305">
      <w:pPr>
        <w:widowControl w:val="0"/>
        <w:autoSpaceDE w:val="0"/>
        <w:autoSpaceDN w:val="0"/>
        <w:adjustRightInd w:val="0"/>
        <w:spacing w:after="0" w:line="240" w:lineRule="auto"/>
        <w:ind w:left="1440"/>
        <w:rPr>
          <w:rFonts w:ascii="Times New Roman" w:hAnsi="Times New Roman" w:cs="Times New Roman"/>
          <w:sz w:val="24"/>
          <w:szCs w:val="24"/>
          <w:lang w:val="it-IT"/>
        </w:rPr>
      </w:pPr>
      <w:bookmarkStart w:id="0" w:name="page1"/>
      <w:bookmarkEnd w:id="0"/>
      <w:r w:rsidRPr="00AD01C4">
        <w:rPr>
          <w:rFonts w:ascii="Garamond" w:hAnsi="Garamond" w:cs="Garamond"/>
          <w:sz w:val="18"/>
          <w:szCs w:val="18"/>
          <w:lang w:val="it-IT"/>
        </w:rPr>
        <w:t>C A L L E  1 3 8  #  7 2  A  4 0  I N T  3  A P .  7 0 1  B O G O T A  C O L O M B I A</w:t>
      </w:r>
    </w:p>
    <w:p w14:paraId="1FE4BD97" w14:textId="77777777" w:rsidR="00E00CC2" w:rsidRPr="00AD01C4" w:rsidRDefault="00E00CC2">
      <w:pPr>
        <w:widowControl w:val="0"/>
        <w:autoSpaceDE w:val="0"/>
        <w:autoSpaceDN w:val="0"/>
        <w:adjustRightInd w:val="0"/>
        <w:spacing w:after="0" w:line="2" w:lineRule="exact"/>
        <w:rPr>
          <w:rFonts w:ascii="Times New Roman" w:hAnsi="Times New Roman" w:cs="Times New Roman"/>
          <w:sz w:val="24"/>
          <w:szCs w:val="24"/>
          <w:lang w:val="it-IT"/>
        </w:rPr>
      </w:pPr>
    </w:p>
    <w:p w14:paraId="254A0C3E" w14:textId="77777777" w:rsidR="00E00CC2" w:rsidRPr="00AD01C4" w:rsidRDefault="00855305">
      <w:pPr>
        <w:widowControl w:val="0"/>
        <w:autoSpaceDE w:val="0"/>
        <w:autoSpaceDN w:val="0"/>
        <w:adjustRightInd w:val="0"/>
        <w:spacing w:after="0" w:line="240" w:lineRule="auto"/>
        <w:ind w:left="1620"/>
        <w:rPr>
          <w:rFonts w:ascii="Times New Roman" w:hAnsi="Times New Roman" w:cs="Times New Roman"/>
          <w:sz w:val="24"/>
          <w:szCs w:val="24"/>
          <w:lang w:val="it-IT"/>
        </w:rPr>
      </w:pPr>
      <w:r w:rsidRPr="00AD01C4">
        <w:rPr>
          <w:rFonts w:ascii="Garamond" w:hAnsi="Garamond" w:cs="Garamond"/>
          <w:sz w:val="18"/>
          <w:szCs w:val="18"/>
          <w:lang w:val="it-IT"/>
        </w:rPr>
        <w:t xml:space="preserve">T E L É F O N O  R E S :  0 3 1  </w:t>
      </w:r>
      <w:r w:rsidR="009B6C81" w:rsidRPr="00AD01C4">
        <w:rPr>
          <w:rFonts w:ascii="Garamond" w:hAnsi="Garamond" w:cs="Garamond"/>
          <w:sz w:val="18"/>
          <w:szCs w:val="18"/>
          <w:lang w:val="it-IT"/>
        </w:rPr>
        <w:t xml:space="preserve">2 9 7 5 7 1 2 </w:t>
      </w:r>
      <w:r w:rsidRPr="00AD01C4">
        <w:rPr>
          <w:rFonts w:ascii="Garamond" w:hAnsi="Garamond" w:cs="Garamond"/>
          <w:sz w:val="18"/>
          <w:szCs w:val="18"/>
          <w:lang w:val="it-IT"/>
        </w:rPr>
        <w:t xml:space="preserve">  C E L U L A R  3 0 1  -  2 7 1 6 7 3 1</w:t>
      </w:r>
    </w:p>
    <w:p w14:paraId="24C47DD1" w14:textId="77777777" w:rsidR="00E00CC2" w:rsidRPr="00AD01C4" w:rsidRDefault="00E00CC2">
      <w:pPr>
        <w:widowControl w:val="0"/>
        <w:autoSpaceDE w:val="0"/>
        <w:autoSpaceDN w:val="0"/>
        <w:adjustRightInd w:val="0"/>
        <w:spacing w:after="0" w:line="8" w:lineRule="exact"/>
        <w:rPr>
          <w:rFonts w:ascii="Times New Roman" w:hAnsi="Times New Roman" w:cs="Times New Roman"/>
          <w:sz w:val="24"/>
          <w:szCs w:val="24"/>
          <w:lang w:val="it-IT"/>
        </w:rPr>
      </w:pPr>
    </w:p>
    <w:p w14:paraId="211B85DB" w14:textId="37E8FFA3" w:rsidR="00E00CC2" w:rsidRPr="00AD01C4" w:rsidRDefault="00855305">
      <w:pPr>
        <w:widowControl w:val="0"/>
        <w:tabs>
          <w:tab w:val="left" w:pos="4380"/>
        </w:tabs>
        <w:autoSpaceDE w:val="0"/>
        <w:autoSpaceDN w:val="0"/>
        <w:adjustRightInd w:val="0"/>
        <w:spacing w:after="0" w:line="240" w:lineRule="auto"/>
        <w:ind w:left="1580"/>
        <w:rPr>
          <w:rFonts w:ascii="Times New Roman" w:hAnsi="Times New Roman" w:cs="Times New Roman"/>
          <w:lang w:val="it-IT"/>
        </w:rPr>
      </w:pPr>
      <w:r w:rsidRPr="00AD01C4">
        <w:rPr>
          <w:rFonts w:ascii="Garamond" w:hAnsi="Garamond" w:cs="Garamond"/>
          <w:sz w:val="18"/>
          <w:szCs w:val="18"/>
          <w:lang w:val="it-IT"/>
        </w:rPr>
        <w:t>C O R R E O  E L E C T R Ó N I C O</w:t>
      </w:r>
      <w:r w:rsidRPr="00AD01C4">
        <w:rPr>
          <w:rFonts w:ascii="Times New Roman" w:hAnsi="Times New Roman" w:cs="Times New Roman"/>
          <w:sz w:val="24"/>
          <w:szCs w:val="24"/>
          <w:lang w:val="it-IT"/>
        </w:rPr>
        <w:tab/>
      </w:r>
      <w:r w:rsidR="005B4B8D" w:rsidRPr="00AD01C4">
        <w:rPr>
          <w:rFonts w:ascii="Times New Roman" w:hAnsi="Times New Roman" w:cs="Times New Roman"/>
          <w:sz w:val="24"/>
          <w:szCs w:val="24"/>
          <w:lang w:val="it-IT"/>
        </w:rPr>
        <w:t xml:space="preserve">       </w:t>
      </w:r>
      <w:r w:rsidR="00C84A65" w:rsidRPr="00AD01C4">
        <w:rPr>
          <w:rFonts w:ascii="Garamond" w:hAnsi="Garamond" w:cs="Garamond"/>
          <w:b/>
          <w:bCs/>
          <w:lang w:val="it-IT"/>
        </w:rPr>
        <w:t>co.auditoria@</w:t>
      </w:r>
      <w:r w:rsidR="00984C0A">
        <w:rPr>
          <w:rFonts w:ascii="Garamond" w:hAnsi="Garamond" w:cs="Garamond"/>
          <w:b/>
          <w:bCs/>
          <w:lang w:val="it-IT"/>
        </w:rPr>
        <w:t>proton.me</w:t>
      </w:r>
    </w:p>
    <w:p w14:paraId="37EAEE9D" w14:textId="77777777" w:rsidR="00E00CC2" w:rsidRPr="00AD01C4" w:rsidRDefault="00E00CC2">
      <w:pPr>
        <w:widowControl w:val="0"/>
        <w:autoSpaceDE w:val="0"/>
        <w:autoSpaceDN w:val="0"/>
        <w:adjustRightInd w:val="0"/>
        <w:spacing w:after="0" w:line="287" w:lineRule="exact"/>
        <w:rPr>
          <w:rFonts w:ascii="Times New Roman" w:hAnsi="Times New Roman" w:cs="Times New Roman"/>
          <w:sz w:val="24"/>
          <w:szCs w:val="24"/>
          <w:lang w:val="it-IT"/>
        </w:rPr>
      </w:pPr>
    </w:p>
    <w:p w14:paraId="4AD0BE86" w14:textId="77777777" w:rsidR="00E00CC2" w:rsidRPr="00B56494" w:rsidRDefault="00855305">
      <w:pPr>
        <w:widowControl w:val="0"/>
        <w:autoSpaceDE w:val="0"/>
        <w:autoSpaceDN w:val="0"/>
        <w:adjustRightInd w:val="0"/>
        <w:spacing w:after="0" w:line="240" w:lineRule="auto"/>
        <w:ind w:left="420"/>
        <w:rPr>
          <w:rFonts w:ascii="Times New Roman" w:hAnsi="Times New Roman" w:cs="Times New Roman"/>
          <w:sz w:val="24"/>
          <w:szCs w:val="24"/>
          <w:lang w:val="en-US"/>
        </w:rPr>
      </w:pPr>
      <w:r w:rsidRPr="00B56494">
        <w:rPr>
          <w:rFonts w:ascii="Garamond" w:hAnsi="Garamond" w:cs="Garamond"/>
          <w:sz w:val="43"/>
          <w:szCs w:val="43"/>
          <w:lang w:val="en-US"/>
        </w:rPr>
        <w:t>R I C H A R D  G .  G A S C A  B U E L V A S</w:t>
      </w:r>
    </w:p>
    <w:p w14:paraId="4529EB14" w14:textId="5C7CF440" w:rsidR="00E00CC2" w:rsidRPr="00B56494" w:rsidRDefault="00E00CC2">
      <w:pPr>
        <w:widowControl w:val="0"/>
        <w:autoSpaceDE w:val="0"/>
        <w:autoSpaceDN w:val="0"/>
        <w:adjustRightInd w:val="0"/>
        <w:spacing w:after="0" w:line="200" w:lineRule="exact"/>
        <w:rPr>
          <w:rFonts w:ascii="Times New Roman" w:hAnsi="Times New Roman" w:cs="Times New Roman"/>
          <w:sz w:val="24"/>
          <w:szCs w:val="24"/>
          <w:lang w:val="en-US"/>
        </w:rPr>
      </w:pPr>
    </w:p>
    <w:p w14:paraId="742C3448" w14:textId="77777777" w:rsidR="00E00CC2" w:rsidRPr="00B56494" w:rsidRDefault="00E00CC2">
      <w:pPr>
        <w:widowControl w:val="0"/>
        <w:autoSpaceDE w:val="0"/>
        <w:autoSpaceDN w:val="0"/>
        <w:adjustRightInd w:val="0"/>
        <w:spacing w:after="0" w:line="200" w:lineRule="exact"/>
        <w:rPr>
          <w:rFonts w:ascii="Times New Roman" w:hAnsi="Times New Roman" w:cs="Times New Roman"/>
          <w:sz w:val="24"/>
          <w:szCs w:val="24"/>
          <w:lang w:val="en-US"/>
        </w:rPr>
      </w:pPr>
    </w:p>
    <w:p w14:paraId="5EDE9C13" w14:textId="77777777" w:rsidR="00E00CC2" w:rsidRPr="00B56494" w:rsidRDefault="00E00CC2">
      <w:pPr>
        <w:widowControl w:val="0"/>
        <w:autoSpaceDE w:val="0"/>
        <w:autoSpaceDN w:val="0"/>
        <w:adjustRightInd w:val="0"/>
        <w:spacing w:after="0" w:line="200" w:lineRule="exact"/>
        <w:rPr>
          <w:rFonts w:ascii="Times New Roman" w:hAnsi="Times New Roman" w:cs="Times New Roman"/>
          <w:sz w:val="24"/>
          <w:szCs w:val="24"/>
          <w:lang w:val="en-US"/>
        </w:rPr>
      </w:pPr>
    </w:p>
    <w:p w14:paraId="1D1670BA" w14:textId="47DA3D34" w:rsidR="00E00CC2" w:rsidRPr="00B56494" w:rsidRDefault="00E00CC2">
      <w:pPr>
        <w:widowControl w:val="0"/>
        <w:autoSpaceDE w:val="0"/>
        <w:autoSpaceDN w:val="0"/>
        <w:adjustRightInd w:val="0"/>
        <w:spacing w:after="0" w:line="200" w:lineRule="exact"/>
        <w:rPr>
          <w:rFonts w:ascii="Times New Roman" w:hAnsi="Times New Roman" w:cs="Times New Roman"/>
          <w:sz w:val="24"/>
          <w:szCs w:val="24"/>
          <w:lang w:val="en-US"/>
        </w:rPr>
      </w:pPr>
    </w:p>
    <w:p w14:paraId="00EF51A9" w14:textId="77777777" w:rsidR="00E00CC2" w:rsidRPr="00B56494" w:rsidRDefault="00E00CC2">
      <w:pPr>
        <w:widowControl w:val="0"/>
        <w:autoSpaceDE w:val="0"/>
        <w:autoSpaceDN w:val="0"/>
        <w:adjustRightInd w:val="0"/>
        <w:spacing w:after="0" w:line="200" w:lineRule="exact"/>
        <w:rPr>
          <w:rFonts w:ascii="Times New Roman" w:hAnsi="Times New Roman" w:cs="Times New Roman"/>
          <w:sz w:val="24"/>
          <w:szCs w:val="24"/>
          <w:lang w:val="en-US"/>
        </w:rPr>
      </w:pPr>
    </w:p>
    <w:p w14:paraId="781C7BCF" w14:textId="77777777" w:rsidR="00E00CC2" w:rsidRPr="00B56494" w:rsidRDefault="00E00CC2">
      <w:pPr>
        <w:widowControl w:val="0"/>
        <w:autoSpaceDE w:val="0"/>
        <w:autoSpaceDN w:val="0"/>
        <w:adjustRightInd w:val="0"/>
        <w:spacing w:after="0" w:line="200" w:lineRule="exact"/>
        <w:rPr>
          <w:rFonts w:ascii="Times New Roman" w:hAnsi="Times New Roman" w:cs="Times New Roman"/>
          <w:sz w:val="24"/>
          <w:szCs w:val="24"/>
          <w:lang w:val="en-US"/>
        </w:rPr>
      </w:pPr>
    </w:p>
    <w:p w14:paraId="77C6B5F9" w14:textId="77777777" w:rsidR="00E00CC2" w:rsidRPr="00B56494" w:rsidRDefault="00E00CC2">
      <w:pPr>
        <w:widowControl w:val="0"/>
        <w:autoSpaceDE w:val="0"/>
        <w:autoSpaceDN w:val="0"/>
        <w:adjustRightInd w:val="0"/>
        <w:spacing w:after="0" w:line="200" w:lineRule="exact"/>
        <w:rPr>
          <w:rFonts w:ascii="Times New Roman" w:hAnsi="Times New Roman" w:cs="Times New Roman"/>
          <w:sz w:val="24"/>
          <w:szCs w:val="24"/>
          <w:lang w:val="en-US"/>
        </w:rPr>
      </w:pPr>
    </w:p>
    <w:p w14:paraId="1D400DEA" w14:textId="77777777" w:rsidR="00E00CC2" w:rsidRPr="00B56494" w:rsidRDefault="00E00CC2">
      <w:pPr>
        <w:widowControl w:val="0"/>
        <w:autoSpaceDE w:val="0"/>
        <w:autoSpaceDN w:val="0"/>
        <w:adjustRightInd w:val="0"/>
        <w:spacing w:after="0" w:line="305" w:lineRule="exact"/>
        <w:rPr>
          <w:rFonts w:ascii="Times New Roman" w:hAnsi="Times New Roman" w:cs="Times New Roman"/>
          <w:sz w:val="24"/>
          <w:szCs w:val="24"/>
          <w:lang w:val="en-US"/>
        </w:rPr>
      </w:pPr>
    </w:p>
    <w:p w14:paraId="3D62989C" w14:textId="77777777" w:rsidR="00E00CC2" w:rsidRDefault="00855305">
      <w:pPr>
        <w:widowControl w:val="0"/>
        <w:autoSpaceDE w:val="0"/>
        <w:autoSpaceDN w:val="0"/>
        <w:adjustRightInd w:val="0"/>
        <w:spacing w:after="0" w:line="239" w:lineRule="auto"/>
        <w:rPr>
          <w:rFonts w:ascii="Times New Roman" w:hAnsi="Times New Roman" w:cs="Times New Roman"/>
          <w:sz w:val="24"/>
          <w:szCs w:val="24"/>
        </w:rPr>
      </w:pPr>
      <w:r>
        <w:rPr>
          <w:rFonts w:ascii="Arial" w:hAnsi="Arial" w:cs="Arial"/>
        </w:rPr>
        <w:t>INFORMACIÓN PERSONAL</w:t>
      </w:r>
    </w:p>
    <w:p w14:paraId="0A8560E8" w14:textId="77777777" w:rsidR="00E00CC2" w:rsidRDefault="00E00CC2">
      <w:pPr>
        <w:widowControl w:val="0"/>
        <w:autoSpaceDE w:val="0"/>
        <w:autoSpaceDN w:val="0"/>
        <w:adjustRightInd w:val="0"/>
        <w:spacing w:after="0" w:line="200" w:lineRule="exact"/>
        <w:rPr>
          <w:rFonts w:ascii="Times New Roman" w:hAnsi="Times New Roman" w:cs="Times New Roman"/>
          <w:sz w:val="24"/>
          <w:szCs w:val="24"/>
        </w:rPr>
      </w:pPr>
    </w:p>
    <w:p w14:paraId="39E35BA7" w14:textId="77777777" w:rsidR="00E00CC2" w:rsidRDefault="00E00CC2">
      <w:pPr>
        <w:widowControl w:val="0"/>
        <w:autoSpaceDE w:val="0"/>
        <w:autoSpaceDN w:val="0"/>
        <w:adjustRightInd w:val="0"/>
        <w:spacing w:after="0" w:line="200" w:lineRule="exact"/>
        <w:rPr>
          <w:rFonts w:ascii="Times New Roman" w:hAnsi="Times New Roman" w:cs="Times New Roman"/>
          <w:sz w:val="24"/>
          <w:szCs w:val="24"/>
        </w:rPr>
      </w:pPr>
    </w:p>
    <w:p w14:paraId="623FF86C" w14:textId="77777777" w:rsidR="00E00CC2" w:rsidRDefault="00E00CC2">
      <w:pPr>
        <w:widowControl w:val="0"/>
        <w:autoSpaceDE w:val="0"/>
        <w:autoSpaceDN w:val="0"/>
        <w:adjustRightInd w:val="0"/>
        <w:spacing w:after="0" w:line="200" w:lineRule="exact"/>
        <w:rPr>
          <w:rFonts w:ascii="Times New Roman" w:hAnsi="Times New Roman" w:cs="Times New Roman"/>
          <w:sz w:val="24"/>
          <w:szCs w:val="24"/>
        </w:rPr>
      </w:pPr>
    </w:p>
    <w:p w14:paraId="4B2A3082" w14:textId="77777777" w:rsidR="00E00CC2" w:rsidRDefault="00E00CC2">
      <w:pPr>
        <w:widowControl w:val="0"/>
        <w:autoSpaceDE w:val="0"/>
        <w:autoSpaceDN w:val="0"/>
        <w:adjustRightInd w:val="0"/>
        <w:spacing w:after="0" w:line="200" w:lineRule="exact"/>
        <w:rPr>
          <w:rFonts w:ascii="Times New Roman" w:hAnsi="Times New Roman" w:cs="Times New Roman"/>
          <w:sz w:val="24"/>
          <w:szCs w:val="24"/>
        </w:rPr>
      </w:pPr>
    </w:p>
    <w:p w14:paraId="2C93CCEF" w14:textId="77777777" w:rsidR="00E00CC2" w:rsidRDefault="00E00CC2">
      <w:pPr>
        <w:widowControl w:val="0"/>
        <w:autoSpaceDE w:val="0"/>
        <w:autoSpaceDN w:val="0"/>
        <w:adjustRightInd w:val="0"/>
        <w:spacing w:after="0" w:line="221" w:lineRule="exact"/>
        <w:rPr>
          <w:rFonts w:ascii="Times New Roman" w:hAnsi="Times New Roman" w:cs="Times New Roman"/>
          <w:sz w:val="24"/>
          <w:szCs w:val="24"/>
        </w:rPr>
      </w:pPr>
    </w:p>
    <w:p w14:paraId="3D29C145" w14:textId="77777777" w:rsidR="00E00CC2" w:rsidRDefault="0085530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rPr>
        <w:t>Estado civil: Casado.</w:t>
      </w:r>
    </w:p>
    <w:p w14:paraId="05E842BF" w14:textId="77777777" w:rsidR="00E00CC2" w:rsidRDefault="00E00CC2">
      <w:pPr>
        <w:widowControl w:val="0"/>
        <w:autoSpaceDE w:val="0"/>
        <w:autoSpaceDN w:val="0"/>
        <w:adjustRightInd w:val="0"/>
        <w:spacing w:after="0" w:line="59" w:lineRule="exact"/>
        <w:rPr>
          <w:rFonts w:ascii="Times New Roman" w:hAnsi="Times New Roman" w:cs="Times New Roman"/>
          <w:sz w:val="24"/>
          <w:szCs w:val="24"/>
        </w:rPr>
      </w:pPr>
    </w:p>
    <w:p w14:paraId="3A554239" w14:textId="77777777" w:rsidR="00E00CC2" w:rsidRDefault="0085530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rPr>
        <w:t>Nacionalidad: Colombiano</w:t>
      </w:r>
    </w:p>
    <w:p w14:paraId="73DA5E52" w14:textId="77777777" w:rsidR="00E00CC2" w:rsidRDefault="00E00CC2">
      <w:pPr>
        <w:widowControl w:val="0"/>
        <w:autoSpaceDE w:val="0"/>
        <w:autoSpaceDN w:val="0"/>
        <w:adjustRightInd w:val="0"/>
        <w:spacing w:after="0" w:line="61" w:lineRule="exact"/>
        <w:rPr>
          <w:rFonts w:ascii="Times New Roman" w:hAnsi="Times New Roman" w:cs="Times New Roman"/>
          <w:sz w:val="24"/>
          <w:szCs w:val="24"/>
        </w:rPr>
      </w:pPr>
    </w:p>
    <w:p w14:paraId="1B6152EC" w14:textId="4BB70741" w:rsidR="00E00CC2" w:rsidRDefault="008331E0">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rPr>
        <w:t>Edad:</w:t>
      </w:r>
      <w:r w:rsidRPr="00DD3904">
        <w:rPr>
          <w:rFonts w:ascii="Arial" w:hAnsi="Arial" w:cs="Arial"/>
          <w:color w:val="000000" w:themeColor="text1"/>
        </w:rPr>
        <w:t xml:space="preserve"> </w:t>
      </w:r>
      <w:r w:rsidR="00914B6E">
        <w:rPr>
          <w:rFonts w:ascii="Arial" w:hAnsi="Arial" w:cs="Arial"/>
        </w:rPr>
        <w:t>5</w:t>
      </w:r>
      <w:r w:rsidR="008311DD">
        <w:rPr>
          <w:rFonts w:ascii="Arial" w:hAnsi="Arial" w:cs="Arial"/>
        </w:rPr>
        <w:t>6</w:t>
      </w:r>
      <w:r w:rsidR="00914B6E">
        <w:rPr>
          <w:rFonts w:ascii="Arial" w:hAnsi="Arial" w:cs="Arial"/>
        </w:rPr>
        <w:t xml:space="preserve"> años</w:t>
      </w:r>
    </w:p>
    <w:p w14:paraId="7FB6E732" w14:textId="77777777" w:rsidR="00E00CC2" w:rsidRDefault="00E00CC2">
      <w:pPr>
        <w:widowControl w:val="0"/>
        <w:autoSpaceDE w:val="0"/>
        <w:autoSpaceDN w:val="0"/>
        <w:adjustRightInd w:val="0"/>
        <w:spacing w:after="0" w:line="59" w:lineRule="exact"/>
        <w:rPr>
          <w:rFonts w:ascii="Times New Roman" w:hAnsi="Times New Roman" w:cs="Times New Roman"/>
          <w:sz w:val="24"/>
          <w:szCs w:val="24"/>
        </w:rPr>
      </w:pPr>
    </w:p>
    <w:p w14:paraId="26D06399" w14:textId="77777777" w:rsidR="00E00CC2" w:rsidRDefault="0085530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rPr>
        <w:t>Lugar  y Fecha de nacimiento: Bogotá, septiembre 5 de 1969</w:t>
      </w:r>
    </w:p>
    <w:p w14:paraId="2389B6EE" w14:textId="77777777" w:rsidR="00E00CC2" w:rsidRDefault="00E00CC2">
      <w:pPr>
        <w:widowControl w:val="0"/>
        <w:autoSpaceDE w:val="0"/>
        <w:autoSpaceDN w:val="0"/>
        <w:adjustRightInd w:val="0"/>
        <w:spacing w:after="0" w:line="200" w:lineRule="exact"/>
        <w:rPr>
          <w:rFonts w:ascii="Times New Roman" w:hAnsi="Times New Roman" w:cs="Times New Roman"/>
          <w:sz w:val="24"/>
          <w:szCs w:val="24"/>
        </w:rPr>
      </w:pPr>
    </w:p>
    <w:p w14:paraId="753B93D6" w14:textId="77777777" w:rsidR="00E00CC2" w:rsidRDefault="00E00CC2">
      <w:pPr>
        <w:widowControl w:val="0"/>
        <w:autoSpaceDE w:val="0"/>
        <w:autoSpaceDN w:val="0"/>
        <w:adjustRightInd w:val="0"/>
        <w:spacing w:after="0" w:line="200" w:lineRule="exact"/>
        <w:rPr>
          <w:rFonts w:ascii="Times New Roman" w:hAnsi="Times New Roman" w:cs="Times New Roman"/>
          <w:sz w:val="24"/>
          <w:szCs w:val="24"/>
        </w:rPr>
      </w:pPr>
    </w:p>
    <w:p w14:paraId="09A36E9C" w14:textId="77777777" w:rsidR="00E00CC2" w:rsidRDefault="00E00CC2">
      <w:pPr>
        <w:widowControl w:val="0"/>
        <w:autoSpaceDE w:val="0"/>
        <w:autoSpaceDN w:val="0"/>
        <w:adjustRightInd w:val="0"/>
        <w:spacing w:after="0" w:line="200" w:lineRule="exact"/>
        <w:rPr>
          <w:rFonts w:ascii="Times New Roman" w:hAnsi="Times New Roman" w:cs="Times New Roman"/>
          <w:sz w:val="24"/>
          <w:szCs w:val="24"/>
        </w:rPr>
      </w:pPr>
    </w:p>
    <w:p w14:paraId="5DD6FF82" w14:textId="77777777" w:rsidR="00E00CC2" w:rsidRDefault="00E00CC2">
      <w:pPr>
        <w:widowControl w:val="0"/>
        <w:autoSpaceDE w:val="0"/>
        <w:autoSpaceDN w:val="0"/>
        <w:adjustRightInd w:val="0"/>
        <w:spacing w:after="0" w:line="200" w:lineRule="exact"/>
        <w:rPr>
          <w:rFonts w:ascii="Times New Roman" w:hAnsi="Times New Roman" w:cs="Times New Roman"/>
          <w:sz w:val="24"/>
          <w:szCs w:val="24"/>
        </w:rPr>
      </w:pPr>
    </w:p>
    <w:p w14:paraId="1C14F7D8" w14:textId="77777777" w:rsidR="00E00CC2" w:rsidRDefault="00E00CC2">
      <w:pPr>
        <w:widowControl w:val="0"/>
        <w:autoSpaceDE w:val="0"/>
        <w:autoSpaceDN w:val="0"/>
        <w:adjustRightInd w:val="0"/>
        <w:spacing w:after="0" w:line="200" w:lineRule="exact"/>
        <w:rPr>
          <w:rFonts w:ascii="Times New Roman" w:hAnsi="Times New Roman" w:cs="Times New Roman"/>
          <w:sz w:val="24"/>
          <w:szCs w:val="24"/>
        </w:rPr>
      </w:pPr>
    </w:p>
    <w:p w14:paraId="6B74D63C" w14:textId="77777777" w:rsidR="00E00CC2" w:rsidRDefault="00E00CC2">
      <w:pPr>
        <w:widowControl w:val="0"/>
        <w:autoSpaceDE w:val="0"/>
        <w:autoSpaceDN w:val="0"/>
        <w:adjustRightInd w:val="0"/>
        <w:spacing w:after="0" w:line="200" w:lineRule="exact"/>
        <w:rPr>
          <w:rFonts w:ascii="Times New Roman" w:hAnsi="Times New Roman" w:cs="Times New Roman"/>
          <w:sz w:val="24"/>
          <w:szCs w:val="24"/>
        </w:rPr>
      </w:pPr>
    </w:p>
    <w:p w14:paraId="7C4BA18C" w14:textId="77777777" w:rsidR="00E00CC2" w:rsidRDefault="00E00CC2">
      <w:pPr>
        <w:widowControl w:val="0"/>
        <w:autoSpaceDE w:val="0"/>
        <w:autoSpaceDN w:val="0"/>
        <w:adjustRightInd w:val="0"/>
        <w:spacing w:after="0" w:line="200" w:lineRule="exact"/>
        <w:rPr>
          <w:rFonts w:ascii="Times New Roman" w:hAnsi="Times New Roman" w:cs="Times New Roman"/>
          <w:sz w:val="24"/>
          <w:szCs w:val="24"/>
        </w:rPr>
      </w:pPr>
    </w:p>
    <w:p w14:paraId="7C816B78" w14:textId="77777777" w:rsidR="00E00CC2" w:rsidRDefault="00E00CC2">
      <w:pPr>
        <w:widowControl w:val="0"/>
        <w:autoSpaceDE w:val="0"/>
        <w:autoSpaceDN w:val="0"/>
        <w:adjustRightInd w:val="0"/>
        <w:spacing w:after="0" w:line="241" w:lineRule="exact"/>
        <w:rPr>
          <w:rFonts w:ascii="Times New Roman" w:hAnsi="Times New Roman" w:cs="Times New Roman"/>
          <w:sz w:val="24"/>
          <w:szCs w:val="24"/>
        </w:rPr>
      </w:pPr>
    </w:p>
    <w:p w14:paraId="0C04E54A" w14:textId="77777777" w:rsidR="00E00CC2" w:rsidRDefault="0085530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rPr>
        <w:t>EDUCACIÓN</w:t>
      </w:r>
    </w:p>
    <w:p w14:paraId="32DD03C0" w14:textId="77777777" w:rsidR="00E00CC2" w:rsidRDefault="00AD64F4">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59264" behindDoc="1" locked="0" layoutInCell="0" allowOverlap="1" wp14:anchorId="5B7F5A0D" wp14:editId="3FAE9963">
            <wp:simplePos x="0" y="0"/>
            <wp:positionH relativeFrom="column">
              <wp:posOffset>-16510</wp:posOffset>
            </wp:positionH>
            <wp:positionV relativeFrom="paragraph">
              <wp:posOffset>13335</wp:posOffset>
            </wp:positionV>
            <wp:extent cx="5650230" cy="889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50230" cy="8890"/>
                    </a:xfrm>
                    <a:prstGeom prst="rect">
                      <a:avLst/>
                    </a:prstGeom>
                    <a:noFill/>
                  </pic:spPr>
                </pic:pic>
              </a:graphicData>
            </a:graphic>
            <wp14:sizeRelH relativeFrom="page">
              <wp14:pctWidth>0</wp14:pctWidth>
            </wp14:sizeRelH>
            <wp14:sizeRelV relativeFrom="page">
              <wp14:pctHeight>0</wp14:pctHeight>
            </wp14:sizeRelV>
          </wp:anchor>
        </w:drawing>
      </w:r>
    </w:p>
    <w:p w14:paraId="63E5BB9B" w14:textId="77777777" w:rsidR="00E00CC2" w:rsidRDefault="00E00CC2">
      <w:pPr>
        <w:widowControl w:val="0"/>
        <w:autoSpaceDE w:val="0"/>
        <w:autoSpaceDN w:val="0"/>
        <w:adjustRightInd w:val="0"/>
        <w:spacing w:after="0" w:line="308"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1200"/>
        <w:gridCol w:w="4440"/>
        <w:gridCol w:w="2960"/>
      </w:tblGrid>
      <w:tr w:rsidR="00E00CC2" w14:paraId="1DCD7EB3" w14:textId="77777777">
        <w:trPr>
          <w:trHeight w:val="253"/>
        </w:trPr>
        <w:tc>
          <w:tcPr>
            <w:tcW w:w="1200" w:type="dxa"/>
            <w:tcBorders>
              <w:top w:val="nil"/>
              <w:left w:val="nil"/>
              <w:bottom w:val="nil"/>
              <w:right w:val="nil"/>
            </w:tcBorders>
            <w:vAlign w:val="bottom"/>
          </w:tcPr>
          <w:p w14:paraId="7F5B27DC" w14:textId="77777777" w:rsidR="00E00CC2" w:rsidRDefault="0085530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rPr>
              <w:t>2002-2003.</w:t>
            </w:r>
          </w:p>
        </w:tc>
        <w:tc>
          <w:tcPr>
            <w:tcW w:w="4440" w:type="dxa"/>
            <w:tcBorders>
              <w:top w:val="nil"/>
              <w:left w:val="nil"/>
              <w:bottom w:val="nil"/>
              <w:right w:val="nil"/>
            </w:tcBorders>
            <w:vAlign w:val="bottom"/>
          </w:tcPr>
          <w:p w14:paraId="67151B1B" w14:textId="77777777" w:rsidR="00E00CC2" w:rsidRDefault="00855305">
            <w:pPr>
              <w:widowControl w:val="0"/>
              <w:autoSpaceDE w:val="0"/>
              <w:autoSpaceDN w:val="0"/>
              <w:adjustRightInd w:val="0"/>
              <w:spacing w:after="0" w:line="240" w:lineRule="auto"/>
              <w:ind w:left="40"/>
              <w:rPr>
                <w:rFonts w:ascii="Times New Roman" w:hAnsi="Times New Roman" w:cs="Times New Roman"/>
                <w:sz w:val="24"/>
                <w:szCs w:val="24"/>
              </w:rPr>
            </w:pPr>
            <w:r>
              <w:rPr>
                <w:rFonts w:ascii="Arial" w:hAnsi="Arial" w:cs="Arial"/>
              </w:rPr>
              <w:t>Pontificia Universidad Javeriana.</w:t>
            </w:r>
          </w:p>
        </w:tc>
        <w:tc>
          <w:tcPr>
            <w:tcW w:w="2960" w:type="dxa"/>
            <w:tcBorders>
              <w:top w:val="nil"/>
              <w:left w:val="nil"/>
              <w:bottom w:val="nil"/>
              <w:right w:val="nil"/>
            </w:tcBorders>
            <w:vAlign w:val="bottom"/>
          </w:tcPr>
          <w:p w14:paraId="2FBDC223" w14:textId="77777777" w:rsidR="00E00CC2" w:rsidRDefault="00855305">
            <w:pPr>
              <w:widowControl w:val="0"/>
              <w:autoSpaceDE w:val="0"/>
              <w:autoSpaceDN w:val="0"/>
              <w:adjustRightInd w:val="0"/>
              <w:spacing w:after="0" w:line="240" w:lineRule="auto"/>
              <w:ind w:left="1180"/>
              <w:rPr>
                <w:rFonts w:ascii="Times New Roman" w:hAnsi="Times New Roman" w:cs="Times New Roman"/>
                <w:sz w:val="24"/>
                <w:szCs w:val="24"/>
              </w:rPr>
            </w:pPr>
            <w:r>
              <w:rPr>
                <w:rFonts w:ascii="Arial" w:hAnsi="Arial" w:cs="Arial"/>
              </w:rPr>
              <w:t>Bogotá Colombia.</w:t>
            </w:r>
          </w:p>
        </w:tc>
      </w:tr>
      <w:tr w:rsidR="00E00CC2" w14:paraId="0EBB02A5" w14:textId="77777777">
        <w:trPr>
          <w:trHeight w:val="586"/>
        </w:trPr>
        <w:tc>
          <w:tcPr>
            <w:tcW w:w="5640" w:type="dxa"/>
            <w:gridSpan w:val="2"/>
            <w:tcBorders>
              <w:top w:val="nil"/>
              <w:left w:val="nil"/>
              <w:bottom w:val="nil"/>
              <w:right w:val="nil"/>
            </w:tcBorders>
            <w:vAlign w:val="bottom"/>
          </w:tcPr>
          <w:p w14:paraId="6F826587" w14:textId="77777777" w:rsidR="00E00CC2" w:rsidRDefault="0085530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rPr>
              <w:t>Especialización  Gerencia Internacional.</w:t>
            </w:r>
          </w:p>
        </w:tc>
        <w:tc>
          <w:tcPr>
            <w:tcW w:w="2960" w:type="dxa"/>
            <w:tcBorders>
              <w:top w:val="nil"/>
              <w:left w:val="nil"/>
              <w:bottom w:val="nil"/>
              <w:right w:val="nil"/>
            </w:tcBorders>
            <w:vAlign w:val="bottom"/>
          </w:tcPr>
          <w:p w14:paraId="787DD756" w14:textId="77777777" w:rsidR="00E00CC2" w:rsidRDefault="00E00CC2">
            <w:pPr>
              <w:widowControl w:val="0"/>
              <w:autoSpaceDE w:val="0"/>
              <w:autoSpaceDN w:val="0"/>
              <w:adjustRightInd w:val="0"/>
              <w:spacing w:after="0" w:line="240" w:lineRule="auto"/>
              <w:rPr>
                <w:rFonts w:ascii="Times New Roman" w:hAnsi="Times New Roman" w:cs="Times New Roman"/>
                <w:sz w:val="24"/>
                <w:szCs w:val="24"/>
              </w:rPr>
            </w:pPr>
          </w:p>
        </w:tc>
      </w:tr>
      <w:tr w:rsidR="00E00CC2" w14:paraId="111954A3" w14:textId="77777777">
        <w:trPr>
          <w:trHeight w:val="785"/>
        </w:trPr>
        <w:tc>
          <w:tcPr>
            <w:tcW w:w="1200" w:type="dxa"/>
            <w:tcBorders>
              <w:top w:val="nil"/>
              <w:left w:val="nil"/>
              <w:bottom w:val="nil"/>
              <w:right w:val="nil"/>
            </w:tcBorders>
            <w:vAlign w:val="bottom"/>
          </w:tcPr>
          <w:p w14:paraId="376125EB" w14:textId="77777777" w:rsidR="00E00CC2" w:rsidRDefault="0085530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rPr>
              <w:t>1989 - 1994</w:t>
            </w:r>
          </w:p>
        </w:tc>
        <w:tc>
          <w:tcPr>
            <w:tcW w:w="4440" w:type="dxa"/>
            <w:tcBorders>
              <w:top w:val="nil"/>
              <w:left w:val="nil"/>
              <w:bottom w:val="nil"/>
              <w:right w:val="nil"/>
            </w:tcBorders>
            <w:vAlign w:val="bottom"/>
          </w:tcPr>
          <w:p w14:paraId="24F88822" w14:textId="77777777" w:rsidR="00E00CC2" w:rsidRDefault="00855305">
            <w:pPr>
              <w:widowControl w:val="0"/>
              <w:autoSpaceDE w:val="0"/>
              <w:autoSpaceDN w:val="0"/>
              <w:adjustRightInd w:val="0"/>
              <w:spacing w:after="0" w:line="240" w:lineRule="auto"/>
              <w:ind w:left="240"/>
              <w:rPr>
                <w:rFonts w:ascii="Times New Roman" w:hAnsi="Times New Roman" w:cs="Times New Roman"/>
                <w:sz w:val="24"/>
                <w:szCs w:val="24"/>
              </w:rPr>
            </w:pPr>
            <w:r>
              <w:rPr>
                <w:rFonts w:ascii="Arial" w:hAnsi="Arial" w:cs="Arial"/>
              </w:rPr>
              <w:t>Fundación Universidad Central</w:t>
            </w:r>
          </w:p>
        </w:tc>
        <w:tc>
          <w:tcPr>
            <w:tcW w:w="2960" w:type="dxa"/>
            <w:tcBorders>
              <w:top w:val="nil"/>
              <w:left w:val="nil"/>
              <w:bottom w:val="nil"/>
              <w:right w:val="nil"/>
            </w:tcBorders>
            <w:vAlign w:val="bottom"/>
          </w:tcPr>
          <w:p w14:paraId="6D8B3912" w14:textId="77777777" w:rsidR="00E00CC2" w:rsidRDefault="00855305">
            <w:pPr>
              <w:widowControl w:val="0"/>
              <w:autoSpaceDE w:val="0"/>
              <w:autoSpaceDN w:val="0"/>
              <w:adjustRightInd w:val="0"/>
              <w:spacing w:after="0" w:line="240" w:lineRule="auto"/>
              <w:ind w:left="1200"/>
              <w:rPr>
                <w:rFonts w:ascii="Times New Roman" w:hAnsi="Times New Roman" w:cs="Times New Roman"/>
                <w:sz w:val="24"/>
                <w:szCs w:val="24"/>
              </w:rPr>
            </w:pPr>
            <w:r>
              <w:rPr>
                <w:rFonts w:ascii="Arial" w:hAnsi="Arial" w:cs="Arial"/>
                <w:w w:val="99"/>
              </w:rPr>
              <w:t>Bogotá Colombia.</w:t>
            </w:r>
          </w:p>
        </w:tc>
      </w:tr>
      <w:tr w:rsidR="00E00CC2" w14:paraId="5B58EBB8" w14:textId="77777777">
        <w:trPr>
          <w:trHeight w:val="586"/>
        </w:trPr>
        <w:tc>
          <w:tcPr>
            <w:tcW w:w="5640" w:type="dxa"/>
            <w:gridSpan w:val="2"/>
            <w:tcBorders>
              <w:top w:val="nil"/>
              <w:left w:val="nil"/>
              <w:bottom w:val="nil"/>
              <w:right w:val="nil"/>
            </w:tcBorders>
            <w:vAlign w:val="bottom"/>
          </w:tcPr>
          <w:p w14:paraId="13D0B6AD" w14:textId="77777777" w:rsidR="00E00CC2" w:rsidRDefault="0085530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rPr>
              <w:t>Contador Público T.P 64156 T</w:t>
            </w:r>
          </w:p>
        </w:tc>
        <w:tc>
          <w:tcPr>
            <w:tcW w:w="2960" w:type="dxa"/>
            <w:tcBorders>
              <w:top w:val="nil"/>
              <w:left w:val="nil"/>
              <w:bottom w:val="nil"/>
              <w:right w:val="nil"/>
            </w:tcBorders>
            <w:vAlign w:val="bottom"/>
          </w:tcPr>
          <w:p w14:paraId="48FCCCEF" w14:textId="77777777" w:rsidR="00E00CC2" w:rsidRDefault="00E00CC2">
            <w:pPr>
              <w:widowControl w:val="0"/>
              <w:autoSpaceDE w:val="0"/>
              <w:autoSpaceDN w:val="0"/>
              <w:adjustRightInd w:val="0"/>
              <w:spacing w:after="0" w:line="240" w:lineRule="auto"/>
              <w:rPr>
                <w:rFonts w:ascii="Times New Roman" w:hAnsi="Times New Roman" w:cs="Times New Roman"/>
                <w:sz w:val="24"/>
                <w:szCs w:val="24"/>
              </w:rPr>
            </w:pPr>
          </w:p>
          <w:p w14:paraId="254ECE9C" w14:textId="77777777" w:rsidR="007F362C" w:rsidRDefault="007F362C">
            <w:pPr>
              <w:widowControl w:val="0"/>
              <w:autoSpaceDE w:val="0"/>
              <w:autoSpaceDN w:val="0"/>
              <w:adjustRightInd w:val="0"/>
              <w:spacing w:after="0" w:line="240" w:lineRule="auto"/>
              <w:rPr>
                <w:rFonts w:ascii="Times New Roman" w:hAnsi="Times New Roman" w:cs="Times New Roman"/>
                <w:sz w:val="24"/>
                <w:szCs w:val="24"/>
              </w:rPr>
            </w:pPr>
          </w:p>
        </w:tc>
      </w:tr>
      <w:tr w:rsidR="007F362C" w14:paraId="206C12C1" w14:textId="77777777">
        <w:trPr>
          <w:trHeight w:val="586"/>
        </w:trPr>
        <w:tc>
          <w:tcPr>
            <w:tcW w:w="5640" w:type="dxa"/>
            <w:gridSpan w:val="2"/>
            <w:tcBorders>
              <w:top w:val="nil"/>
              <w:left w:val="nil"/>
              <w:bottom w:val="nil"/>
              <w:right w:val="nil"/>
            </w:tcBorders>
            <w:vAlign w:val="bottom"/>
          </w:tcPr>
          <w:p w14:paraId="7D57E2C2" w14:textId="77777777" w:rsidR="007F362C" w:rsidRDefault="007F362C">
            <w:pPr>
              <w:widowControl w:val="0"/>
              <w:autoSpaceDE w:val="0"/>
              <w:autoSpaceDN w:val="0"/>
              <w:adjustRightInd w:val="0"/>
              <w:spacing w:after="0" w:line="240" w:lineRule="auto"/>
              <w:rPr>
                <w:rFonts w:ascii="Arial" w:hAnsi="Arial" w:cs="Arial"/>
              </w:rPr>
            </w:pPr>
          </w:p>
        </w:tc>
        <w:tc>
          <w:tcPr>
            <w:tcW w:w="2960" w:type="dxa"/>
            <w:tcBorders>
              <w:top w:val="nil"/>
              <w:left w:val="nil"/>
              <w:bottom w:val="nil"/>
              <w:right w:val="nil"/>
            </w:tcBorders>
            <w:vAlign w:val="bottom"/>
          </w:tcPr>
          <w:p w14:paraId="2FA3226A" w14:textId="77777777" w:rsidR="007F362C" w:rsidRDefault="007F362C">
            <w:pPr>
              <w:widowControl w:val="0"/>
              <w:autoSpaceDE w:val="0"/>
              <w:autoSpaceDN w:val="0"/>
              <w:adjustRightInd w:val="0"/>
              <w:spacing w:after="0" w:line="240" w:lineRule="auto"/>
              <w:rPr>
                <w:rFonts w:ascii="Times New Roman" w:hAnsi="Times New Roman" w:cs="Times New Roman"/>
                <w:sz w:val="24"/>
                <w:szCs w:val="24"/>
              </w:rPr>
            </w:pPr>
          </w:p>
        </w:tc>
      </w:tr>
      <w:tr w:rsidR="007F362C" w:rsidRPr="007A1ABE" w14:paraId="1775ECF9" w14:textId="77777777">
        <w:trPr>
          <w:trHeight w:val="586"/>
        </w:trPr>
        <w:tc>
          <w:tcPr>
            <w:tcW w:w="5640" w:type="dxa"/>
            <w:gridSpan w:val="2"/>
            <w:tcBorders>
              <w:top w:val="nil"/>
              <w:left w:val="nil"/>
              <w:bottom w:val="nil"/>
              <w:right w:val="nil"/>
            </w:tcBorders>
            <w:vAlign w:val="bottom"/>
          </w:tcPr>
          <w:p w14:paraId="6D182C36" w14:textId="77777777" w:rsidR="007F362C" w:rsidRPr="0066493F" w:rsidRDefault="007F362C">
            <w:pPr>
              <w:widowControl w:val="0"/>
              <w:autoSpaceDE w:val="0"/>
              <w:autoSpaceDN w:val="0"/>
              <w:adjustRightInd w:val="0"/>
              <w:spacing w:after="0" w:line="240" w:lineRule="auto"/>
              <w:rPr>
                <w:rFonts w:ascii="Arial" w:hAnsi="Arial" w:cs="Arial"/>
                <w:lang w:val="en-US"/>
              </w:rPr>
            </w:pPr>
            <w:r w:rsidRPr="0066493F">
              <w:rPr>
                <w:rFonts w:ascii="Arial" w:hAnsi="Arial" w:cs="Arial"/>
                <w:lang w:val="en-US"/>
              </w:rPr>
              <w:t>Certificaciones:</w:t>
            </w:r>
          </w:p>
          <w:p w14:paraId="5364F300" w14:textId="77777777" w:rsidR="007F362C" w:rsidRPr="0066493F" w:rsidRDefault="007F362C">
            <w:pPr>
              <w:widowControl w:val="0"/>
              <w:autoSpaceDE w:val="0"/>
              <w:autoSpaceDN w:val="0"/>
              <w:adjustRightInd w:val="0"/>
              <w:spacing w:after="0" w:line="240" w:lineRule="auto"/>
              <w:rPr>
                <w:rFonts w:ascii="Arial" w:hAnsi="Arial" w:cs="Arial"/>
                <w:lang w:val="en-US"/>
              </w:rPr>
            </w:pPr>
          </w:p>
          <w:p w14:paraId="62CB29AE" w14:textId="77777777" w:rsidR="007F362C" w:rsidRPr="0066493F" w:rsidRDefault="007F362C">
            <w:pPr>
              <w:widowControl w:val="0"/>
              <w:autoSpaceDE w:val="0"/>
              <w:autoSpaceDN w:val="0"/>
              <w:adjustRightInd w:val="0"/>
              <w:spacing w:after="0" w:line="240" w:lineRule="auto"/>
              <w:rPr>
                <w:rFonts w:ascii="Arial" w:hAnsi="Arial" w:cs="Arial"/>
                <w:lang w:val="en-US"/>
              </w:rPr>
            </w:pPr>
          </w:p>
          <w:p w14:paraId="270ADA85" w14:textId="77777777" w:rsidR="00C21997" w:rsidRDefault="00C21997">
            <w:pPr>
              <w:widowControl w:val="0"/>
              <w:autoSpaceDE w:val="0"/>
              <w:autoSpaceDN w:val="0"/>
              <w:adjustRightInd w:val="0"/>
              <w:spacing w:after="0" w:line="240" w:lineRule="auto"/>
              <w:rPr>
                <w:rFonts w:ascii="Arial" w:hAnsi="Arial" w:cs="Arial"/>
                <w:lang w:val="en-US"/>
              </w:rPr>
            </w:pPr>
            <w:r>
              <w:rPr>
                <w:rFonts w:ascii="Arial" w:hAnsi="Arial" w:cs="Arial"/>
                <w:lang w:val="en-US"/>
              </w:rPr>
              <w:t>XBRL Canadá</w:t>
            </w:r>
            <w:r w:rsidR="007A1ABE" w:rsidRPr="007A1ABE">
              <w:rPr>
                <w:rFonts w:ascii="Arial" w:hAnsi="Arial" w:cs="Arial"/>
                <w:lang w:val="en-US"/>
              </w:rPr>
              <w:t xml:space="preserve"> </w:t>
            </w:r>
          </w:p>
          <w:p w14:paraId="666DDFC7" w14:textId="77777777" w:rsidR="00C21997" w:rsidRDefault="007A1ABE">
            <w:pPr>
              <w:widowControl w:val="0"/>
              <w:autoSpaceDE w:val="0"/>
              <w:autoSpaceDN w:val="0"/>
              <w:adjustRightInd w:val="0"/>
              <w:spacing w:after="0" w:line="240" w:lineRule="auto"/>
              <w:rPr>
                <w:rFonts w:ascii="Arial" w:hAnsi="Arial" w:cs="Arial"/>
                <w:lang w:val="en-US"/>
              </w:rPr>
            </w:pPr>
            <w:r w:rsidRPr="007A1ABE">
              <w:rPr>
                <w:rFonts w:ascii="Arial" w:hAnsi="Arial" w:cs="Arial"/>
                <w:lang w:val="en-US"/>
              </w:rPr>
              <w:t>Certificate of Achivement</w:t>
            </w:r>
            <w:r>
              <w:rPr>
                <w:rFonts w:ascii="Arial" w:hAnsi="Arial" w:cs="Arial"/>
                <w:lang w:val="en-US"/>
              </w:rPr>
              <w:t xml:space="preserve">- Level 3 Detailed  </w:t>
            </w:r>
          </w:p>
          <w:p w14:paraId="202ECFBA" w14:textId="77777777" w:rsidR="007F362C" w:rsidRPr="007A1ABE" w:rsidRDefault="007A1ABE">
            <w:pPr>
              <w:widowControl w:val="0"/>
              <w:autoSpaceDE w:val="0"/>
              <w:autoSpaceDN w:val="0"/>
              <w:adjustRightInd w:val="0"/>
              <w:spacing w:after="0" w:line="240" w:lineRule="auto"/>
              <w:rPr>
                <w:rFonts w:ascii="Arial" w:hAnsi="Arial" w:cs="Arial"/>
                <w:lang w:val="en-US"/>
              </w:rPr>
            </w:pPr>
            <w:r>
              <w:rPr>
                <w:rFonts w:ascii="Arial" w:hAnsi="Arial" w:cs="Arial"/>
                <w:lang w:val="en-US"/>
              </w:rPr>
              <w:t>Enero 5 de 2015.</w:t>
            </w:r>
          </w:p>
          <w:p w14:paraId="3EE3E4C4" w14:textId="77777777" w:rsidR="007F362C" w:rsidRPr="007A1ABE" w:rsidRDefault="007F362C">
            <w:pPr>
              <w:widowControl w:val="0"/>
              <w:autoSpaceDE w:val="0"/>
              <w:autoSpaceDN w:val="0"/>
              <w:adjustRightInd w:val="0"/>
              <w:spacing w:after="0" w:line="240" w:lineRule="auto"/>
              <w:rPr>
                <w:rFonts w:ascii="Arial" w:hAnsi="Arial" w:cs="Arial"/>
                <w:lang w:val="en-US"/>
              </w:rPr>
            </w:pPr>
          </w:p>
          <w:p w14:paraId="47CC1702" w14:textId="77777777" w:rsidR="007F362C" w:rsidRPr="007A1ABE" w:rsidRDefault="007F362C">
            <w:pPr>
              <w:widowControl w:val="0"/>
              <w:autoSpaceDE w:val="0"/>
              <w:autoSpaceDN w:val="0"/>
              <w:adjustRightInd w:val="0"/>
              <w:spacing w:after="0" w:line="240" w:lineRule="auto"/>
              <w:rPr>
                <w:rFonts w:ascii="Arial" w:hAnsi="Arial" w:cs="Arial"/>
                <w:lang w:val="en-US"/>
              </w:rPr>
            </w:pPr>
          </w:p>
        </w:tc>
        <w:tc>
          <w:tcPr>
            <w:tcW w:w="2960" w:type="dxa"/>
            <w:tcBorders>
              <w:top w:val="nil"/>
              <w:left w:val="nil"/>
              <w:bottom w:val="nil"/>
              <w:right w:val="nil"/>
            </w:tcBorders>
            <w:vAlign w:val="bottom"/>
          </w:tcPr>
          <w:p w14:paraId="7B9B7F77" w14:textId="77777777" w:rsidR="007F362C" w:rsidRPr="007A1ABE" w:rsidRDefault="007F362C">
            <w:pPr>
              <w:widowControl w:val="0"/>
              <w:autoSpaceDE w:val="0"/>
              <w:autoSpaceDN w:val="0"/>
              <w:adjustRightInd w:val="0"/>
              <w:spacing w:after="0" w:line="240" w:lineRule="auto"/>
              <w:rPr>
                <w:rFonts w:ascii="Times New Roman" w:hAnsi="Times New Roman" w:cs="Times New Roman"/>
                <w:sz w:val="24"/>
                <w:szCs w:val="24"/>
                <w:lang w:val="en-US"/>
              </w:rPr>
            </w:pPr>
          </w:p>
        </w:tc>
      </w:tr>
    </w:tbl>
    <w:p w14:paraId="2210BFEF" w14:textId="77777777" w:rsidR="00E00CC2" w:rsidRPr="007A1ABE" w:rsidRDefault="00E00CC2">
      <w:pPr>
        <w:widowControl w:val="0"/>
        <w:autoSpaceDE w:val="0"/>
        <w:autoSpaceDN w:val="0"/>
        <w:adjustRightInd w:val="0"/>
        <w:spacing w:after="0" w:line="240" w:lineRule="auto"/>
        <w:rPr>
          <w:rFonts w:ascii="Times New Roman" w:hAnsi="Times New Roman" w:cs="Times New Roman"/>
          <w:sz w:val="24"/>
          <w:szCs w:val="24"/>
          <w:lang w:val="en-US"/>
        </w:rPr>
        <w:sectPr w:rsidR="00E00CC2" w:rsidRPr="007A1ABE">
          <w:pgSz w:w="12240" w:h="15840"/>
          <w:pgMar w:top="1413" w:right="1940" w:bottom="1440" w:left="1700" w:header="720" w:footer="720" w:gutter="0"/>
          <w:cols w:space="720" w:equalWidth="0">
            <w:col w:w="8600"/>
          </w:cols>
          <w:noEndnote/>
        </w:sectPr>
      </w:pPr>
    </w:p>
    <w:p w14:paraId="77A0057E" w14:textId="77777777" w:rsidR="00E00CC2" w:rsidRPr="00B56494" w:rsidRDefault="00855305">
      <w:pPr>
        <w:widowControl w:val="0"/>
        <w:autoSpaceDE w:val="0"/>
        <w:autoSpaceDN w:val="0"/>
        <w:adjustRightInd w:val="0"/>
        <w:spacing w:after="0" w:line="239" w:lineRule="auto"/>
        <w:rPr>
          <w:rFonts w:ascii="Times New Roman" w:hAnsi="Times New Roman" w:cs="Times New Roman"/>
          <w:sz w:val="24"/>
          <w:szCs w:val="24"/>
          <w:lang w:val="en-US"/>
        </w:rPr>
      </w:pPr>
      <w:bookmarkStart w:id="1" w:name="page2"/>
      <w:bookmarkEnd w:id="1"/>
      <w:r w:rsidRPr="00B56494">
        <w:rPr>
          <w:rFonts w:ascii="Arial" w:hAnsi="Arial" w:cs="Arial"/>
          <w:lang w:val="en-US"/>
        </w:rPr>
        <w:lastRenderedPageBreak/>
        <w:t>EXPERIENCIA PROFESIONAL</w:t>
      </w:r>
    </w:p>
    <w:p w14:paraId="50FFB287" w14:textId="77777777" w:rsidR="00E00CC2" w:rsidRPr="00B56494" w:rsidRDefault="00AD64F4">
      <w:pPr>
        <w:widowControl w:val="0"/>
        <w:autoSpaceDE w:val="0"/>
        <w:autoSpaceDN w:val="0"/>
        <w:adjustRightInd w:val="0"/>
        <w:spacing w:after="0" w:line="240" w:lineRule="auto"/>
        <w:rPr>
          <w:rFonts w:ascii="Times New Roman" w:hAnsi="Times New Roman" w:cs="Times New Roman"/>
          <w:sz w:val="24"/>
          <w:szCs w:val="24"/>
          <w:lang w:val="en-US"/>
        </w:rPr>
        <w:sectPr w:rsidR="00E00CC2" w:rsidRPr="00B56494">
          <w:pgSz w:w="12240" w:h="15840"/>
          <w:pgMar w:top="1415" w:right="7100" w:bottom="1083" w:left="1700" w:header="720" w:footer="720" w:gutter="0"/>
          <w:cols w:space="720" w:equalWidth="0">
            <w:col w:w="3440"/>
          </w:cols>
          <w:noEndnote/>
        </w:sectPr>
      </w:pPr>
      <w:r>
        <w:rPr>
          <w:noProof/>
        </w:rPr>
        <w:drawing>
          <wp:anchor distT="0" distB="0" distL="114300" distR="114300" simplePos="0" relativeHeight="251660288" behindDoc="1" locked="0" layoutInCell="0" allowOverlap="1" wp14:anchorId="283F3DB0" wp14:editId="1D2E50CC">
            <wp:simplePos x="0" y="0"/>
            <wp:positionH relativeFrom="column">
              <wp:posOffset>-16510</wp:posOffset>
            </wp:positionH>
            <wp:positionV relativeFrom="paragraph">
              <wp:posOffset>14605</wp:posOffset>
            </wp:positionV>
            <wp:extent cx="5650230" cy="889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50230" cy="8890"/>
                    </a:xfrm>
                    <a:prstGeom prst="rect">
                      <a:avLst/>
                    </a:prstGeom>
                    <a:noFill/>
                  </pic:spPr>
                </pic:pic>
              </a:graphicData>
            </a:graphic>
            <wp14:sizeRelH relativeFrom="page">
              <wp14:pctWidth>0</wp14:pctWidth>
            </wp14:sizeRelH>
            <wp14:sizeRelV relativeFrom="page">
              <wp14:pctHeight>0</wp14:pctHeight>
            </wp14:sizeRelV>
          </wp:anchor>
        </w:drawing>
      </w:r>
    </w:p>
    <w:p w14:paraId="7C70B357" w14:textId="77777777" w:rsidR="00E00CC2" w:rsidRPr="00B56494" w:rsidRDefault="00E00CC2">
      <w:pPr>
        <w:widowControl w:val="0"/>
        <w:autoSpaceDE w:val="0"/>
        <w:autoSpaceDN w:val="0"/>
        <w:adjustRightInd w:val="0"/>
        <w:spacing w:after="0" w:line="327" w:lineRule="exact"/>
        <w:rPr>
          <w:rFonts w:ascii="Times New Roman" w:hAnsi="Times New Roman" w:cs="Times New Roman"/>
          <w:sz w:val="24"/>
          <w:szCs w:val="24"/>
          <w:lang w:val="en-US"/>
        </w:rPr>
      </w:pPr>
    </w:p>
    <w:p w14:paraId="0A9D09B1" w14:textId="77777777" w:rsidR="00E00CC2" w:rsidRPr="00B56494" w:rsidRDefault="00855305">
      <w:pPr>
        <w:widowControl w:val="0"/>
        <w:autoSpaceDE w:val="0"/>
        <w:autoSpaceDN w:val="0"/>
        <w:adjustRightInd w:val="0"/>
        <w:spacing w:after="0" w:line="239" w:lineRule="auto"/>
        <w:rPr>
          <w:rFonts w:ascii="Times New Roman" w:hAnsi="Times New Roman" w:cs="Times New Roman"/>
          <w:sz w:val="24"/>
          <w:szCs w:val="24"/>
          <w:lang w:val="en-US"/>
        </w:rPr>
      </w:pPr>
      <w:r w:rsidRPr="00B56494">
        <w:rPr>
          <w:rFonts w:ascii="Arial" w:hAnsi="Arial" w:cs="Arial"/>
          <w:b/>
          <w:bCs/>
          <w:i/>
          <w:iCs/>
          <w:lang w:val="en-US"/>
        </w:rPr>
        <w:t>Auditor.</w:t>
      </w:r>
    </w:p>
    <w:p w14:paraId="45899328" w14:textId="77777777" w:rsidR="00E00CC2" w:rsidRPr="00B56494" w:rsidRDefault="00E00CC2">
      <w:pPr>
        <w:widowControl w:val="0"/>
        <w:autoSpaceDE w:val="0"/>
        <w:autoSpaceDN w:val="0"/>
        <w:adjustRightInd w:val="0"/>
        <w:spacing w:after="0" w:line="223" w:lineRule="exact"/>
        <w:rPr>
          <w:rFonts w:ascii="Times New Roman" w:hAnsi="Times New Roman" w:cs="Times New Roman"/>
          <w:sz w:val="24"/>
          <w:szCs w:val="24"/>
          <w:lang w:val="en-US"/>
        </w:rPr>
      </w:pPr>
    </w:p>
    <w:p w14:paraId="49DF46CA" w14:textId="77777777" w:rsidR="00E00CC2" w:rsidRPr="00B56494" w:rsidRDefault="00855305">
      <w:pPr>
        <w:widowControl w:val="0"/>
        <w:autoSpaceDE w:val="0"/>
        <w:autoSpaceDN w:val="0"/>
        <w:adjustRightInd w:val="0"/>
        <w:spacing w:after="0" w:line="239" w:lineRule="auto"/>
        <w:rPr>
          <w:rFonts w:ascii="Times New Roman" w:hAnsi="Times New Roman" w:cs="Times New Roman"/>
          <w:sz w:val="24"/>
          <w:szCs w:val="24"/>
          <w:lang w:val="en-US"/>
        </w:rPr>
      </w:pPr>
      <w:r w:rsidRPr="00B56494">
        <w:rPr>
          <w:rFonts w:ascii="Arial" w:hAnsi="Arial" w:cs="Arial"/>
          <w:lang w:val="en-US"/>
        </w:rPr>
        <w:t>1994 - 1996   Price Waterhouse.</w:t>
      </w:r>
    </w:p>
    <w:p w14:paraId="15AB8462" w14:textId="77777777" w:rsidR="00E00CC2" w:rsidRPr="00B56494" w:rsidRDefault="00E00CC2">
      <w:pPr>
        <w:widowControl w:val="0"/>
        <w:autoSpaceDE w:val="0"/>
        <w:autoSpaceDN w:val="0"/>
        <w:adjustRightInd w:val="0"/>
        <w:spacing w:after="0" w:line="221" w:lineRule="exact"/>
        <w:rPr>
          <w:rFonts w:ascii="Times New Roman" w:hAnsi="Times New Roman" w:cs="Times New Roman"/>
          <w:sz w:val="24"/>
          <w:szCs w:val="24"/>
          <w:lang w:val="en-US"/>
        </w:rPr>
      </w:pPr>
    </w:p>
    <w:p w14:paraId="700264A3" w14:textId="77777777" w:rsidR="00E00CC2" w:rsidRDefault="00855305">
      <w:pPr>
        <w:widowControl w:val="0"/>
        <w:autoSpaceDE w:val="0"/>
        <w:autoSpaceDN w:val="0"/>
        <w:adjustRightInd w:val="0"/>
        <w:spacing w:after="0" w:line="239" w:lineRule="auto"/>
        <w:ind w:left="1440"/>
        <w:rPr>
          <w:rFonts w:ascii="Times New Roman" w:hAnsi="Times New Roman" w:cs="Times New Roman"/>
          <w:sz w:val="24"/>
          <w:szCs w:val="24"/>
        </w:rPr>
      </w:pPr>
      <w:r>
        <w:rPr>
          <w:rFonts w:ascii="Arial" w:hAnsi="Arial" w:cs="Arial"/>
        </w:rPr>
        <w:t>Bogotá. Colombia</w:t>
      </w:r>
    </w:p>
    <w:p w14:paraId="26DBB488" w14:textId="77777777" w:rsidR="00E00CC2" w:rsidRDefault="00E00CC2">
      <w:pPr>
        <w:widowControl w:val="0"/>
        <w:autoSpaceDE w:val="0"/>
        <w:autoSpaceDN w:val="0"/>
        <w:adjustRightInd w:val="0"/>
        <w:spacing w:after="0" w:line="357" w:lineRule="exact"/>
        <w:rPr>
          <w:rFonts w:ascii="Times New Roman" w:hAnsi="Times New Roman" w:cs="Times New Roman"/>
          <w:sz w:val="24"/>
          <w:szCs w:val="24"/>
        </w:rPr>
      </w:pPr>
    </w:p>
    <w:p w14:paraId="55A98DDC" w14:textId="77777777" w:rsidR="00E00CC2" w:rsidRDefault="00855305">
      <w:pPr>
        <w:widowControl w:val="0"/>
        <w:overflowPunct w:val="0"/>
        <w:autoSpaceDE w:val="0"/>
        <w:autoSpaceDN w:val="0"/>
        <w:adjustRightInd w:val="0"/>
        <w:spacing w:after="0" w:line="226" w:lineRule="auto"/>
        <w:ind w:firstLine="19"/>
        <w:jc w:val="both"/>
        <w:rPr>
          <w:rFonts w:ascii="Times New Roman" w:hAnsi="Times New Roman" w:cs="Times New Roman"/>
          <w:sz w:val="24"/>
          <w:szCs w:val="24"/>
        </w:rPr>
      </w:pPr>
      <w:r>
        <w:rPr>
          <w:rFonts w:ascii="Arial" w:hAnsi="Arial" w:cs="Arial"/>
        </w:rPr>
        <w:t>Responsable de auditar la información financiera anual de las compañías y preparar con el senior de auditoria el informe del revisor fiscal y la carta de recomendaciones a la gerencia.</w:t>
      </w:r>
    </w:p>
    <w:p w14:paraId="64B4238F" w14:textId="77777777" w:rsidR="00E00CC2" w:rsidRDefault="00E00CC2">
      <w:pPr>
        <w:widowControl w:val="0"/>
        <w:autoSpaceDE w:val="0"/>
        <w:autoSpaceDN w:val="0"/>
        <w:adjustRightInd w:val="0"/>
        <w:spacing w:after="0" w:line="106" w:lineRule="exact"/>
        <w:rPr>
          <w:rFonts w:ascii="Times New Roman" w:hAnsi="Times New Roman" w:cs="Times New Roman"/>
          <w:sz w:val="24"/>
          <w:szCs w:val="24"/>
        </w:rPr>
      </w:pPr>
    </w:p>
    <w:p w14:paraId="6DC521B4" w14:textId="77777777" w:rsidR="00E00CC2" w:rsidRDefault="00855305">
      <w:pPr>
        <w:widowControl w:val="0"/>
        <w:overflowPunct w:val="0"/>
        <w:autoSpaceDE w:val="0"/>
        <w:autoSpaceDN w:val="0"/>
        <w:adjustRightInd w:val="0"/>
        <w:spacing w:after="0" w:line="225" w:lineRule="auto"/>
        <w:ind w:firstLine="19"/>
        <w:jc w:val="both"/>
        <w:rPr>
          <w:rFonts w:ascii="Times New Roman" w:hAnsi="Times New Roman" w:cs="Times New Roman"/>
          <w:sz w:val="24"/>
          <w:szCs w:val="24"/>
        </w:rPr>
      </w:pPr>
      <w:r>
        <w:rPr>
          <w:rFonts w:ascii="Arial" w:hAnsi="Arial" w:cs="Arial"/>
        </w:rPr>
        <w:t>Revisión periódica de la información tributaria destinada a la dirección de impuestos nacionales y de reportes a las casas matrices y organismos internacionales como la U S A I D.</w:t>
      </w:r>
    </w:p>
    <w:p w14:paraId="3EAAE0CA" w14:textId="77777777" w:rsidR="00E00CC2" w:rsidRDefault="00E00CC2">
      <w:pPr>
        <w:widowControl w:val="0"/>
        <w:autoSpaceDE w:val="0"/>
        <w:autoSpaceDN w:val="0"/>
        <w:adjustRightInd w:val="0"/>
        <w:spacing w:after="0" w:line="108" w:lineRule="exact"/>
        <w:rPr>
          <w:rFonts w:ascii="Times New Roman" w:hAnsi="Times New Roman" w:cs="Times New Roman"/>
          <w:sz w:val="24"/>
          <w:szCs w:val="24"/>
        </w:rPr>
      </w:pPr>
    </w:p>
    <w:p w14:paraId="3C7E7C86" w14:textId="77777777" w:rsidR="00E00CC2" w:rsidRDefault="00855305">
      <w:pPr>
        <w:widowControl w:val="0"/>
        <w:overflowPunct w:val="0"/>
        <w:autoSpaceDE w:val="0"/>
        <w:autoSpaceDN w:val="0"/>
        <w:adjustRightInd w:val="0"/>
        <w:spacing w:after="0" w:line="218" w:lineRule="auto"/>
        <w:ind w:firstLine="19"/>
        <w:jc w:val="both"/>
        <w:rPr>
          <w:rFonts w:ascii="Times New Roman" w:hAnsi="Times New Roman" w:cs="Times New Roman"/>
          <w:sz w:val="24"/>
          <w:szCs w:val="24"/>
        </w:rPr>
      </w:pPr>
      <w:r>
        <w:rPr>
          <w:rFonts w:ascii="Arial" w:hAnsi="Arial" w:cs="Arial"/>
        </w:rPr>
        <w:t>Auditoria de toma física de inventarios y circularización de saldos (Cartera, Proveedores, Bancos)</w:t>
      </w:r>
    </w:p>
    <w:p w14:paraId="5B7C0409" w14:textId="77777777" w:rsidR="00E00CC2" w:rsidRDefault="00E00CC2">
      <w:pPr>
        <w:widowControl w:val="0"/>
        <w:autoSpaceDE w:val="0"/>
        <w:autoSpaceDN w:val="0"/>
        <w:adjustRightInd w:val="0"/>
        <w:spacing w:after="0" w:line="200" w:lineRule="exact"/>
        <w:rPr>
          <w:rFonts w:ascii="Times New Roman" w:hAnsi="Times New Roman" w:cs="Times New Roman"/>
          <w:sz w:val="24"/>
          <w:szCs w:val="24"/>
        </w:rPr>
      </w:pPr>
    </w:p>
    <w:p w14:paraId="3FB3A190" w14:textId="77777777" w:rsidR="00E00CC2" w:rsidRDefault="00E00CC2">
      <w:pPr>
        <w:widowControl w:val="0"/>
        <w:autoSpaceDE w:val="0"/>
        <w:autoSpaceDN w:val="0"/>
        <w:adjustRightInd w:val="0"/>
        <w:spacing w:after="0" w:line="219" w:lineRule="exact"/>
        <w:rPr>
          <w:rFonts w:ascii="Times New Roman" w:hAnsi="Times New Roman" w:cs="Times New Roman"/>
          <w:sz w:val="24"/>
          <w:szCs w:val="24"/>
        </w:rPr>
      </w:pPr>
    </w:p>
    <w:p w14:paraId="6949F869" w14:textId="77777777" w:rsidR="00E00CC2" w:rsidRDefault="00855305">
      <w:pPr>
        <w:widowControl w:val="0"/>
        <w:overflowPunct w:val="0"/>
        <w:autoSpaceDE w:val="0"/>
        <w:autoSpaceDN w:val="0"/>
        <w:adjustRightInd w:val="0"/>
        <w:spacing w:after="0" w:line="226" w:lineRule="auto"/>
        <w:jc w:val="both"/>
        <w:rPr>
          <w:rFonts w:ascii="Times New Roman" w:hAnsi="Times New Roman" w:cs="Times New Roman"/>
          <w:sz w:val="24"/>
          <w:szCs w:val="24"/>
        </w:rPr>
      </w:pPr>
      <w:r>
        <w:rPr>
          <w:rFonts w:ascii="Arial" w:hAnsi="Arial" w:cs="Arial"/>
        </w:rPr>
        <w:t>Entre las compañías auditadas se encuentran el programa Fullbright, de intercambio educativo del gobierno de los Estados Unidos. Además se encuentran sucursales de sociedades extranjeras como Ingersol Rand, Eveready, Disney,Sony Entertainment.</w:t>
      </w:r>
    </w:p>
    <w:p w14:paraId="55CBD1F3" w14:textId="77777777" w:rsidR="00E00CC2" w:rsidRDefault="00E00CC2">
      <w:pPr>
        <w:widowControl w:val="0"/>
        <w:autoSpaceDE w:val="0"/>
        <w:autoSpaceDN w:val="0"/>
        <w:adjustRightInd w:val="0"/>
        <w:spacing w:after="0" w:line="374" w:lineRule="exact"/>
        <w:rPr>
          <w:rFonts w:ascii="Times New Roman" w:hAnsi="Times New Roman" w:cs="Times New Roman"/>
          <w:sz w:val="24"/>
          <w:szCs w:val="24"/>
        </w:rPr>
      </w:pPr>
    </w:p>
    <w:p w14:paraId="07423025" w14:textId="77777777" w:rsidR="00E00CC2" w:rsidRDefault="0085530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i/>
          <w:iCs/>
        </w:rPr>
        <w:t>Contralor.</w:t>
      </w:r>
    </w:p>
    <w:p w14:paraId="113DBF41" w14:textId="77777777" w:rsidR="00E00CC2" w:rsidRDefault="00E00CC2">
      <w:pPr>
        <w:widowControl w:val="0"/>
        <w:autoSpaceDE w:val="0"/>
        <w:autoSpaceDN w:val="0"/>
        <w:adjustRightInd w:val="0"/>
        <w:spacing w:after="0" w:line="220" w:lineRule="exact"/>
        <w:rPr>
          <w:rFonts w:ascii="Times New Roman" w:hAnsi="Times New Roman" w:cs="Times New Roman"/>
          <w:sz w:val="24"/>
          <w:szCs w:val="24"/>
        </w:rPr>
      </w:pPr>
    </w:p>
    <w:p w14:paraId="08DEE2DB" w14:textId="77777777" w:rsidR="00E00CC2" w:rsidRDefault="0085530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rPr>
        <w:t>1996 - 2004   Editorial  Planeta</w:t>
      </w:r>
    </w:p>
    <w:p w14:paraId="69B18E8C" w14:textId="77777777" w:rsidR="00E00CC2" w:rsidRDefault="00E00CC2">
      <w:pPr>
        <w:widowControl w:val="0"/>
        <w:autoSpaceDE w:val="0"/>
        <w:autoSpaceDN w:val="0"/>
        <w:adjustRightInd w:val="0"/>
        <w:spacing w:after="0" w:line="220" w:lineRule="exact"/>
        <w:rPr>
          <w:rFonts w:ascii="Times New Roman" w:hAnsi="Times New Roman" w:cs="Times New Roman"/>
          <w:sz w:val="24"/>
          <w:szCs w:val="24"/>
        </w:rPr>
      </w:pPr>
    </w:p>
    <w:p w14:paraId="5BB68A64" w14:textId="77777777" w:rsidR="00E00CC2" w:rsidRDefault="00855305">
      <w:pPr>
        <w:widowControl w:val="0"/>
        <w:autoSpaceDE w:val="0"/>
        <w:autoSpaceDN w:val="0"/>
        <w:adjustRightInd w:val="0"/>
        <w:spacing w:after="0" w:line="240" w:lineRule="auto"/>
        <w:ind w:left="1440"/>
        <w:rPr>
          <w:rFonts w:ascii="Times New Roman" w:hAnsi="Times New Roman" w:cs="Times New Roman"/>
          <w:sz w:val="24"/>
          <w:szCs w:val="24"/>
        </w:rPr>
      </w:pPr>
      <w:r>
        <w:rPr>
          <w:rFonts w:ascii="Arial" w:hAnsi="Arial" w:cs="Arial"/>
        </w:rPr>
        <w:t>Bogotá. Colombia</w:t>
      </w:r>
    </w:p>
    <w:p w14:paraId="04E81000" w14:textId="77777777" w:rsidR="00E00CC2" w:rsidRDefault="00E00CC2">
      <w:pPr>
        <w:widowControl w:val="0"/>
        <w:autoSpaceDE w:val="0"/>
        <w:autoSpaceDN w:val="0"/>
        <w:adjustRightInd w:val="0"/>
        <w:spacing w:after="0" w:line="377" w:lineRule="exact"/>
        <w:rPr>
          <w:rFonts w:ascii="Times New Roman" w:hAnsi="Times New Roman" w:cs="Times New Roman"/>
          <w:sz w:val="24"/>
          <w:szCs w:val="24"/>
        </w:rPr>
      </w:pPr>
    </w:p>
    <w:p w14:paraId="55BA722B" w14:textId="77777777" w:rsidR="00E00CC2" w:rsidRDefault="00855305">
      <w:pPr>
        <w:widowControl w:val="0"/>
        <w:overflowPunct w:val="0"/>
        <w:autoSpaceDE w:val="0"/>
        <w:autoSpaceDN w:val="0"/>
        <w:adjustRightInd w:val="0"/>
        <w:spacing w:after="0" w:line="229" w:lineRule="auto"/>
        <w:jc w:val="both"/>
        <w:rPr>
          <w:rFonts w:ascii="Times New Roman" w:hAnsi="Times New Roman" w:cs="Times New Roman"/>
          <w:sz w:val="24"/>
          <w:szCs w:val="24"/>
        </w:rPr>
      </w:pPr>
      <w:r>
        <w:rPr>
          <w:rFonts w:ascii="Arial" w:hAnsi="Arial" w:cs="Arial"/>
        </w:rPr>
        <w:t>Dependiendo de la Casa Matriz , responde por la preparación de la información financiera elaborada por el departamento contable de las filiales del área andina, la consolidación y el envío de los mismos a la casa matriz en España; convertidos a dólares americanos de acuerdo con las políticas contables del grupo bajo criterios USGAAP.</w:t>
      </w:r>
    </w:p>
    <w:p w14:paraId="6CBAAEDD" w14:textId="77777777" w:rsidR="00E00CC2" w:rsidRDefault="00E00CC2">
      <w:pPr>
        <w:widowControl w:val="0"/>
        <w:autoSpaceDE w:val="0"/>
        <w:autoSpaceDN w:val="0"/>
        <w:adjustRightInd w:val="0"/>
        <w:spacing w:after="0" w:line="200" w:lineRule="exact"/>
        <w:rPr>
          <w:rFonts w:ascii="Times New Roman" w:hAnsi="Times New Roman" w:cs="Times New Roman"/>
          <w:sz w:val="24"/>
          <w:szCs w:val="24"/>
        </w:rPr>
      </w:pPr>
    </w:p>
    <w:p w14:paraId="50D34CEB" w14:textId="77777777" w:rsidR="00E00CC2" w:rsidRDefault="00E00CC2">
      <w:pPr>
        <w:widowControl w:val="0"/>
        <w:autoSpaceDE w:val="0"/>
        <w:autoSpaceDN w:val="0"/>
        <w:adjustRightInd w:val="0"/>
        <w:spacing w:after="0" w:line="219" w:lineRule="exact"/>
        <w:rPr>
          <w:rFonts w:ascii="Times New Roman" w:hAnsi="Times New Roman" w:cs="Times New Roman"/>
          <w:sz w:val="24"/>
          <w:szCs w:val="24"/>
        </w:rPr>
      </w:pPr>
    </w:p>
    <w:p w14:paraId="553ABE4B" w14:textId="77777777" w:rsidR="00E00CC2" w:rsidRDefault="00855305">
      <w:pPr>
        <w:widowControl w:val="0"/>
        <w:overflowPunct w:val="0"/>
        <w:autoSpaceDE w:val="0"/>
        <w:autoSpaceDN w:val="0"/>
        <w:adjustRightInd w:val="0"/>
        <w:spacing w:after="0" w:line="226" w:lineRule="auto"/>
        <w:jc w:val="both"/>
        <w:rPr>
          <w:rFonts w:ascii="Times New Roman" w:hAnsi="Times New Roman" w:cs="Times New Roman"/>
          <w:sz w:val="24"/>
          <w:szCs w:val="24"/>
        </w:rPr>
      </w:pPr>
      <w:r>
        <w:rPr>
          <w:rFonts w:ascii="Arial" w:hAnsi="Arial" w:cs="Arial"/>
        </w:rPr>
        <w:t>Los informes económicos que se preparan son los de las áreas de tesorería, cartera, inventarios y costos de producción, así como los estados financieros ( Balance General, Estado de Resultados).</w:t>
      </w:r>
    </w:p>
    <w:p w14:paraId="49A324CD" w14:textId="77777777" w:rsidR="00E00CC2" w:rsidRDefault="00E00CC2">
      <w:pPr>
        <w:widowControl w:val="0"/>
        <w:autoSpaceDE w:val="0"/>
        <w:autoSpaceDN w:val="0"/>
        <w:adjustRightInd w:val="0"/>
        <w:spacing w:after="0" w:line="200" w:lineRule="exact"/>
        <w:rPr>
          <w:rFonts w:ascii="Times New Roman" w:hAnsi="Times New Roman" w:cs="Times New Roman"/>
          <w:sz w:val="24"/>
          <w:szCs w:val="24"/>
        </w:rPr>
      </w:pPr>
    </w:p>
    <w:p w14:paraId="12C7B959" w14:textId="77777777" w:rsidR="00E00CC2" w:rsidRDefault="00E00CC2">
      <w:pPr>
        <w:widowControl w:val="0"/>
        <w:autoSpaceDE w:val="0"/>
        <w:autoSpaceDN w:val="0"/>
        <w:adjustRightInd w:val="0"/>
        <w:spacing w:after="0" w:line="218" w:lineRule="exact"/>
        <w:rPr>
          <w:rFonts w:ascii="Times New Roman" w:hAnsi="Times New Roman" w:cs="Times New Roman"/>
          <w:sz w:val="24"/>
          <w:szCs w:val="24"/>
        </w:rPr>
      </w:pPr>
    </w:p>
    <w:p w14:paraId="131E3BE3" w14:textId="77777777" w:rsidR="00E00CC2" w:rsidRDefault="00855305">
      <w:pPr>
        <w:widowControl w:val="0"/>
        <w:overflowPunct w:val="0"/>
        <w:autoSpaceDE w:val="0"/>
        <w:autoSpaceDN w:val="0"/>
        <w:adjustRightInd w:val="0"/>
        <w:spacing w:after="0" w:line="218" w:lineRule="auto"/>
        <w:jc w:val="both"/>
        <w:rPr>
          <w:rFonts w:ascii="Times New Roman" w:hAnsi="Times New Roman" w:cs="Times New Roman"/>
          <w:sz w:val="24"/>
          <w:szCs w:val="24"/>
        </w:rPr>
      </w:pPr>
      <w:r>
        <w:rPr>
          <w:rFonts w:ascii="Arial" w:hAnsi="Arial" w:cs="Arial"/>
        </w:rPr>
        <w:t>La supervisión del cumplimiento de las normas tributarias y cambiarias y precios de transferencia son una función inherente del cargo.</w:t>
      </w:r>
    </w:p>
    <w:p w14:paraId="09EC41EB" w14:textId="77777777" w:rsidR="00E00CC2" w:rsidRDefault="00E00CC2">
      <w:pPr>
        <w:widowControl w:val="0"/>
        <w:autoSpaceDE w:val="0"/>
        <w:autoSpaceDN w:val="0"/>
        <w:adjustRightInd w:val="0"/>
        <w:spacing w:after="0" w:line="200" w:lineRule="exact"/>
        <w:rPr>
          <w:rFonts w:ascii="Times New Roman" w:hAnsi="Times New Roman" w:cs="Times New Roman"/>
          <w:sz w:val="24"/>
          <w:szCs w:val="24"/>
        </w:rPr>
      </w:pPr>
    </w:p>
    <w:p w14:paraId="47A98EAA" w14:textId="77777777" w:rsidR="00E00CC2" w:rsidRDefault="00E00CC2">
      <w:pPr>
        <w:widowControl w:val="0"/>
        <w:autoSpaceDE w:val="0"/>
        <w:autoSpaceDN w:val="0"/>
        <w:adjustRightInd w:val="0"/>
        <w:spacing w:after="0" w:line="219" w:lineRule="exact"/>
        <w:rPr>
          <w:rFonts w:ascii="Times New Roman" w:hAnsi="Times New Roman" w:cs="Times New Roman"/>
          <w:sz w:val="24"/>
          <w:szCs w:val="24"/>
        </w:rPr>
      </w:pPr>
    </w:p>
    <w:p w14:paraId="4ED2F5BC" w14:textId="77777777" w:rsidR="00E00CC2" w:rsidRDefault="00855305">
      <w:pPr>
        <w:widowControl w:val="0"/>
        <w:overflowPunct w:val="0"/>
        <w:autoSpaceDE w:val="0"/>
        <w:autoSpaceDN w:val="0"/>
        <w:adjustRightInd w:val="0"/>
        <w:spacing w:after="0" w:line="226" w:lineRule="auto"/>
        <w:ind w:left="40"/>
        <w:jc w:val="both"/>
        <w:rPr>
          <w:rFonts w:ascii="Times New Roman" w:hAnsi="Times New Roman" w:cs="Times New Roman"/>
          <w:sz w:val="24"/>
          <w:szCs w:val="24"/>
        </w:rPr>
      </w:pPr>
      <w:r>
        <w:rPr>
          <w:rFonts w:ascii="Arial" w:hAnsi="Arial" w:cs="Arial"/>
        </w:rPr>
        <w:t>Anualmente participa en la preparación de la toma física de inventarios y la valoración de los mismos, así como en la elaboración del Reporting Package anual, con destino a Auditoria Externa Arthur Andersen &amp; Co.</w:t>
      </w:r>
    </w:p>
    <w:p w14:paraId="0E2A0F4E" w14:textId="77777777" w:rsidR="00E00CC2" w:rsidRDefault="00E00CC2">
      <w:pPr>
        <w:widowControl w:val="0"/>
        <w:autoSpaceDE w:val="0"/>
        <w:autoSpaceDN w:val="0"/>
        <w:adjustRightInd w:val="0"/>
        <w:spacing w:after="0" w:line="200" w:lineRule="exact"/>
        <w:rPr>
          <w:rFonts w:ascii="Times New Roman" w:hAnsi="Times New Roman" w:cs="Times New Roman"/>
          <w:sz w:val="24"/>
          <w:szCs w:val="24"/>
        </w:rPr>
      </w:pPr>
    </w:p>
    <w:p w14:paraId="7E99ED49" w14:textId="77777777" w:rsidR="00E00CC2" w:rsidRDefault="00E00CC2">
      <w:pPr>
        <w:widowControl w:val="0"/>
        <w:autoSpaceDE w:val="0"/>
        <w:autoSpaceDN w:val="0"/>
        <w:adjustRightInd w:val="0"/>
        <w:spacing w:after="0" w:line="218" w:lineRule="exact"/>
        <w:rPr>
          <w:rFonts w:ascii="Times New Roman" w:hAnsi="Times New Roman" w:cs="Times New Roman"/>
          <w:sz w:val="24"/>
          <w:szCs w:val="24"/>
        </w:rPr>
      </w:pPr>
    </w:p>
    <w:p w14:paraId="7231146F" w14:textId="77777777" w:rsidR="00E00CC2" w:rsidRDefault="00855305">
      <w:pPr>
        <w:widowControl w:val="0"/>
        <w:overflowPunct w:val="0"/>
        <w:autoSpaceDE w:val="0"/>
        <w:autoSpaceDN w:val="0"/>
        <w:adjustRightInd w:val="0"/>
        <w:spacing w:after="0" w:line="231" w:lineRule="auto"/>
        <w:ind w:left="40"/>
        <w:jc w:val="both"/>
        <w:rPr>
          <w:rFonts w:ascii="Times New Roman" w:hAnsi="Times New Roman" w:cs="Times New Roman"/>
          <w:sz w:val="24"/>
          <w:szCs w:val="24"/>
        </w:rPr>
      </w:pPr>
      <w:r>
        <w:rPr>
          <w:rFonts w:ascii="Arial" w:hAnsi="Arial" w:cs="Arial"/>
        </w:rPr>
        <w:t xml:space="preserve">Control de Gestión efectuado mediante la coordinación para la elaboración del presupuesto general económico y financiero de cada una de las filiales del área andina y de cada una de las unidades de negocio. El software empleado para esta función es </w:t>
      </w:r>
      <w:r>
        <w:rPr>
          <w:rFonts w:ascii="Arial" w:hAnsi="Arial" w:cs="Arial"/>
          <w:b/>
          <w:bCs/>
        </w:rPr>
        <w:t>HYPERION</w:t>
      </w:r>
      <w:r>
        <w:rPr>
          <w:rFonts w:ascii="Arial" w:hAnsi="Arial" w:cs="Arial"/>
        </w:rPr>
        <w:t>. ERP, e involucra el manejo de las herramientas informáticas como Excel y</w:t>
      </w:r>
      <w:r>
        <w:rPr>
          <w:rFonts w:ascii="Arial" w:hAnsi="Arial" w:cs="Arial"/>
          <w:b/>
          <w:bCs/>
        </w:rPr>
        <w:t xml:space="preserve"> </w:t>
      </w:r>
      <w:r>
        <w:rPr>
          <w:rFonts w:ascii="Arial" w:hAnsi="Arial" w:cs="Arial"/>
        </w:rPr>
        <w:t>Acces.</w:t>
      </w:r>
    </w:p>
    <w:p w14:paraId="5FE9DD89" w14:textId="77777777" w:rsidR="00E00CC2" w:rsidRDefault="00E00CC2">
      <w:pPr>
        <w:widowControl w:val="0"/>
        <w:autoSpaceDE w:val="0"/>
        <w:autoSpaceDN w:val="0"/>
        <w:adjustRightInd w:val="0"/>
        <w:spacing w:after="0" w:line="240" w:lineRule="auto"/>
        <w:rPr>
          <w:rFonts w:ascii="Times New Roman" w:hAnsi="Times New Roman" w:cs="Times New Roman"/>
          <w:sz w:val="24"/>
          <w:szCs w:val="24"/>
        </w:rPr>
        <w:sectPr w:rsidR="00E00CC2">
          <w:type w:val="continuous"/>
          <w:pgSz w:w="12240" w:h="15840"/>
          <w:pgMar w:top="1415" w:right="1700" w:bottom="1083" w:left="1700" w:header="720" w:footer="720" w:gutter="0"/>
          <w:cols w:space="720" w:equalWidth="0">
            <w:col w:w="8840"/>
          </w:cols>
          <w:noEndnote/>
        </w:sectPr>
      </w:pPr>
    </w:p>
    <w:p w14:paraId="29E4AA4F" w14:textId="77777777" w:rsidR="00E00CC2" w:rsidRDefault="00E00CC2">
      <w:pPr>
        <w:widowControl w:val="0"/>
        <w:autoSpaceDE w:val="0"/>
        <w:autoSpaceDN w:val="0"/>
        <w:adjustRightInd w:val="0"/>
        <w:spacing w:after="0" w:line="200" w:lineRule="exact"/>
        <w:rPr>
          <w:rFonts w:ascii="Times New Roman" w:hAnsi="Times New Roman" w:cs="Times New Roman"/>
          <w:sz w:val="24"/>
          <w:szCs w:val="24"/>
        </w:rPr>
      </w:pPr>
      <w:bookmarkStart w:id="2" w:name="page3"/>
      <w:bookmarkEnd w:id="2"/>
    </w:p>
    <w:p w14:paraId="446674DC" w14:textId="77777777" w:rsidR="00E00CC2" w:rsidRDefault="00E00CC2">
      <w:pPr>
        <w:widowControl w:val="0"/>
        <w:autoSpaceDE w:val="0"/>
        <w:autoSpaceDN w:val="0"/>
        <w:adjustRightInd w:val="0"/>
        <w:spacing w:after="0" w:line="400" w:lineRule="exact"/>
        <w:rPr>
          <w:rFonts w:ascii="Times New Roman" w:hAnsi="Times New Roman" w:cs="Times New Roman"/>
          <w:sz w:val="24"/>
          <w:szCs w:val="24"/>
        </w:rPr>
      </w:pPr>
    </w:p>
    <w:p w14:paraId="299E05CC" w14:textId="77777777" w:rsidR="00E00CC2" w:rsidRDefault="00855305">
      <w:pPr>
        <w:widowControl w:val="0"/>
        <w:autoSpaceDE w:val="0"/>
        <w:autoSpaceDN w:val="0"/>
        <w:adjustRightInd w:val="0"/>
        <w:spacing w:after="0" w:line="239" w:lineRule="auto"/>
        <w:rPr>
          <w:rFonts w:ascii="Times New Roman" w:hAnsi="Times New Roman" w:cs="Times New Roman"/>
          <w:sz w:val="24"/>
          <w:szCs w:val="24"/>
        </w:rPr>
      </w:pPr>
      <w:r>
        <w:rPr>
          <w:rFonts w:ascii="Arial" w:hAnsi="Arial" w:cs="Arial"/>
          <w:b/>
          <w:bCs/>
          <w:i/>
          <w:iCs/>
        </w:rPr>
        <w:t>Revisor Fiscal.</w:t>
      </w:r>
    </w:p>
    <w:p w14:paraId="2E512FD6" w14:textId="77777777" w:rsidR="00E00CC2" w:rsidRDefault="00E00CC2">
      <w:pPr>
        <w:widowControl w:val="0"/>
        <w:autoSpaceDE w:val="0"/>
        <w:autoSpaceDN w:val="0"/>
        <w:adjustRightInd w:val="0"/>
        <w:spacing w:after="0" w:line="200" w:lineRule="exact"/>
        <w:rPr>
          <w:rFonts w:ascii="Times New Roman" w:hAnsi="Times New Roman" w:cs="Times New Roman"/>
          <w:sz w:val="24"/>
          <w:szCs w:val="24"/>
        </w:rPr>
      </w:pPr>
    </w:p>
    <w:p w14:paraId="7BA4FE94" w14:textId="77777777" w:rsidR="00E00CC2" w:rsidRDefault="00E00CC2">
      <w:pPr>
        <w:widowControl w:val="0"/>
        <w:autoSpaceDE w:val="0"/>
        <w:autoSpaceDN w:val="0"/>
        <w:adjustRightInd w:val="0"/>
        <w:spacing w:after="0" w:line="366" w:lineRule="exact"/>
        <w:rPr>
          <w:rFonts w:ascii="Times New Roman" w:hAnsi="Times New Roman" w:cs="Times New Roman"/>
          <w:sz w:val="24"/>
          <w:szCs w:val="24"/>
        </w:rPr>
      </w:pPr>
    </w:p>
    <w:p w14:paraId="03C76BCE" w14:textId="77777777" w:rsidR="00E00CC2" w:rsidRDefault="00855305">
      <w:pPr>
        <w:widowControl w:val="0"/>
        <w:autoSpaceDE w:val="0"/>
        <w:autoSpaceDN w:val="0"/>
        <w:adjustRightInd w:val="0"/>
        <w:spacing w:after="0" w:line="239" w:lineRule="auto"/>
        <w:rPr>
          <w:rFonts w:ascii="Times New Roman" w:hAnsi="Times New Roman" w:cs="Times New Roman"/>
          <w:sz w:val="24"/>
          <w:szCs w:val="24"/>
        </w:rPr>
      </w:pPr>
      <w:r>
        <w:rPr>
          <w:rFonts w:ascii="Arial" w:hAnsi="Arial" w:cs="Arial"/>
        </w:rPr>
        <w:t>2005- 2006   La siembra S.A</w:t>
      </w:r>
    </w:p>
    <w:p w14:paraId="147F7104" w14:textId="77777777" w:rsidR="00E00CC2" w:rsidRDefault="00E00CC2">
      <w:pPr>
        <w:widowControl w:val="0"/>
        <w:autoSpaceDE w:val="0"/>
        <w:autoSpaceDN w:val="0"/>
        <w:adjustRightInd w:val="0"/>
        <w:spacing w:after="0" w:line="254" w:lineRule="exact"/>
        <w:rPr>
          <w:rFonts w:ascii="Times New Roman" w:hAnsi="Times New Roman" w:cs="Times New Roman"/>
          <w:sz w:val="24"/>
          <w:szCs w:val="24"/>
        </w:rPr>
      </w:pPr>
    </w:p>
    <w:p w14:paraId="781F5C40" w14:textId="77777777" w:rsidR="00E00CC2" w:rsidRDefault="00855305">
      <w:pPr>
        <w:widowControl w:val="0"/>
        <w:autoSpaceDE w:val="0"/>
        <w:autoSpaceDN w:val="0"/>
        <w:adjustRightInd w:val="0"/>
        <w:spacing w:after="0" w:line="239" w:lineRule="auto"/>
        <w:ind w:left="1420"/>
        <w:rPr>
          <w:rFonts w:ascii="Times New Roman" w:hAnsi="Times New Roman" w:cs="Times New Roman"/>
          <w:sz w:val="24"/>
          <w:szCs w:val="24"/>
        </w:rPr>
      </w:pPr>
      <w:r>
        <w:rPr>
          <w:rFonts w:ascii="Arial" w:hAnsi="Arial" w:cs="Arial"/>
        </w:rPr>
        <w:t>Bogotá – Colombia.</w:t>
      </w:r>
    </w:p>
    <w:p w14:paraId="6622ED1F" w14:textId="77777777" w:rsidR="00E00CC2" w:rsidRDefault="00E00CC2">
      <w:pPr>
        <w:widowControl w:val="0"/>
        <w:autoSpaceDE w:val="0"/>
        <w:autoSpaceDN w:val="0"/>
        <w:adjustRightInd w:val="0"/>
        <w:spacing w:after="0" w:line="200" w:lineRule="exact"/>
        <w:rPr>
          <w:rFonts w:ascii="Times New Roman" w:hAnsi="Times New Roman" w:cs="Times New Roman"/>
          <w:sz w:val="24"/>
          <w:szCs w:val="24"/>
        </w:rPr>
      </w:pPr>
    </w:p>
    <w:p w14:paraId="64EFB16D" w14:textId="77777777" w:rsidR="00E00CC2" w:rsidRDefault="00E00CC2">
      <w:pPr>
        <w:widowControl w:val="0"/>
        <w:autoSpaceDE w:val="0"/>
        <w:autoSpaceDN w:val="0"/>
        <w:adjustRightInd w:val="0"/>
        <w:spacing w:after="0" w:line="306" w:lineRule="exact"/>
        <w:rPr>
          <w:rFonts w:ascii="Times New Roman" w:hAnsi="Times New Roman" w:cs="Times New Roman"/>
          <w:sz w:val="24"/>
          <w:szCs w:val="24"/>
        </w:rPr>
      </w:pPr>
    </w:p>
    <w:p w14:paraId="5A768367" w14:textId="77777777" w:rsidR="00E00CC2" w:rsidRDefault="00855305">
      <w:pPr>
        <w:widowControl w:val="0"/>
        <w:tabs>
          <w:tab w:val="left" w:pos="1400"/>
        </w:tabs>
        <w:autoSpaceDE w:val="0"/>
        <w:autoSpaceDN w:val="0"/>
        <w:adjustRightInd w:val="0"/>
        <w:spacing w:after="0" w:line="240" w:lineRule="auto"/>
        <w:rPr>
          <w:rFonts w:ascii="Times New Roman" w:hAnsi="Times New Roman" w:cs="Times New Roman"/>
          <w:sz w:val="24"/>
          <w:szCs w:val="24"/>
        </w:rPr>
      </w:pPr>
      <w:r>
        <w:rPr>
          <w:rFonts w:ascii="Arial" w:hAnsi="Arial" w:cs="Arial"/>
        </w:rPr>
        <w:t>2007-2010</w:t>
      </w:r>
      <w:r>
        <w:rPr>
          <w:rFonts w:ascii="Times New Roman" w:hAnsi="Times New Roman" w:cs="Times New Roman"/>
          <w:sz w:val="24"/>
          <w:szCs w:val="24"/>
        </w:rPr>
        <w:tab/>
      </w:r>
      <w:r>
        <w:rPr>
          <w:rFonts w:ascii="Arial" w:hAnsi="Arial" w:cs="Arial"/>
          <w:sz w:val="21"/>
          <w:szCs w:val="21"/>
        </w:rPr>
        <w:t>Muebles EL CID</w:t>
      </w:r>
    </w:p>
    <w:p w14:paraId="0F9BFA56" w14:textId="77777777" w:rsidR="00E00CC2" w:rsidRDefault="00E00CC2">
      <w:pPr>
        <w:widowControl w:val="0"/>
        <w:autoSpaceDE w:val="0"/>
        <w:autoSpaceDN w:val="0"/>
        <w:adjustRightInd w:val="0"/>
        <w:spacing w:after="0" w:line="253" w:lineRule="exact"/>
        <w:rPr>
          <w:rFonts w:ascii="Times New Roman" w:hAnsi="Times New Roman" w:cs="Times New Roman"/>
          <w:sz w:val="24"/>
          <w:szCs w:val="24"/>
        </w:rPr>
      </w:pPr>
    </w:p>
    <w:p w14:paraId="6DDF68A4" w14:textId="77777777" w:rsidR="00E00CC2" w:rsidRDefault="00855305">
      <w:pPr>
        <w:widowControl w:val="0"/>
        <w:autoSpaceDE w:val="0"/>
        <w:autoSpaceDN w:val="0"/>
        <w:adjustRightInd w:val="0"/>
        <w:spacing w:after="0" w:line="239" w:lineRule="auto"/>
        <w:ind w:left="1420"/>
        <w:rPr>
          <w:rFonts w:ascii="Times New Roman" w:hAnsi="Times New Roman" w:cs="Times New Roman"/>
          <w:sz w:val="24"/>
          <w:szCs w:val="24"/>
        </w:rPr>
      </w:pPr>
      <w:r>
        <w:rPr>
          <w:rFonts w:ascii="Arial" w:hAnsi="Arial" w:cs="Arial"/>
        </w:rPr>
        <w:t>Bogotá - Colombia</w:t>
      </w:r>
    </w:p>
    <w:p w14:paraId="2EBE4CA5" w14:textId="77777777" w:rsidR="00E00CC2" w:rsidRDefault="00E00CC2">
      <w:pPr>
        <w:widowControl w:val="0"/>
        <w:autoSpaceDE w:val="0"/>
        <w:autoSpaceDN w:val="0"/>
        <w:adjustRightInd w:val="0"/>
        <w:spacing w:after="0" w:line="255" w:lineRule="exact"/>
        <w:rPr>
          <w:rFonts w:ascii="Times New Roman" w:hAnsi="Times New Roman" w:cs="Times New Roman"/>
          <w:sz w:val="24"/>
          <w:szCs w:val="24"/>
        </w:rPr>
      </w:pPr>
    </w:p>
    <w:p w14:paraId="558F3387" w14:textId="77777777" w:rsidR="00E00CC2" w:rsidRDefault="00855305">
      <w:pPr>
        <w:widowControl w:val="0"/>
        <w:tabs>
          <w:tab w:val="left" w:pos="1360"/>
        </w:tabs>
        <w:autoSpaceDE w:val="0"/>
        <w:autoSpaceDN w:val="0"/>
        <w:adjustRightInd w:val="0"/>
        <w:spacing w:after="0" w:line="239" w:lineRule="auto"/>
        <w:rPr>
          <w:rFonts w:ascii="Times New Roman" w:hAnsi="Times New Roman" w:cs="Times New Roman"/>
          <w:sz w:val="24"/>
          <w:szCs w:val="24"/>
        </w:rPr>
      </w:pPr>
      <w:r>
        <w:rPr>
          <w:rFonts w:ascii="Arial" w:hAnsi="Arial" w:cs="Arial"/>
        </w:rPr>
        <w:t>2010</w:t>
      </w:r>
      <w:r>
        <w:rPr>
          <w:rFonts w:ascii="Times New Roman" w:hAnsi="Times New Roman" w:cs="Times New Roman"/>
          <w:sz w:val="24"/>
          <w:szCs w:val="24"/>
        </w:rPr>
        <w:tab/>
      </w:r>
      <w:r>
        <w:rPr>
          <w:rFonts w:ascii="Arial" w:hAnsi="Arial" w:cs="Arial"/>
        </w:rPr>
        <w:t>Corporación Residencias Universitarias.</w:t>
      </w:r>
    </w:p>
    <w:p w14:paraId="71B896DC" w14:textId="77777777" w:rsidR="00E00CC2" w:rsidRDefault="00E00CC2">
      <w:pPr>
        <w:widowControl w:val="0"/>
        <w:autoSpaceDE w:val="0"/>
        <w:autoSpaceDN w:val="0"/>
        <w:adjustRightInd w:val="0"/>
        <w:spacing w:after="0" w:line="254" w:lineRule="exact"/>
        <w:rPr>
          <w:rFonts w:ascii="Times New Roman" w:hAnsi="Times New Roman" w:cs="Times New Roman"/>
          <w:sz w:val="24"/>
          <w:szCs w:val="24"/>
        </w:rPr>
      </w:pPr>
    </w:p>
    <w:p w14:paraId="51806770" w14:textId="77777777" w:rsidR="00E00CC2" w:rsidRDefault="00855305">
      <w:pPr>
        <w:widowControl w:val="0"/>
        <w:autoSpaceDE w:val="0"/>
        <w:autoSpaceDN w:val="0"/>
        <w:adjustRightInd w:val="0"/>
        <w:spacing w:after="0" w:line="240" w:lineRule="auto"/>
        <w:ind w:left="1420"/>
        <w:rPr>
          <w:rFonts w:ascii="Times New Roman" w:hAnsi="Times New Roman" w:cs="Times New Roman"/>
          <w:sz w:val="24"/>
          <w:szCs w:val="24"/>
        </w:rPr>
      </w:pPr>
      <w:r>
        <w:rPr>
          <w:rFonts w:ascii="Arial" w:hAnsi="Arial" w:cs="Arial"/>
        </w:rPr>
        <w:t>Bogotá - Colombia</w:t>
      </w:r>
    </w:p>
    <w:p w14:paraId="460D14B8" w14:textId="77777777" w:rsidR="00E00CC2" w:rsidRDefault="00E00CC2">
      <w:pPr>
        <w:widowControl w:val="0"/>
        <w:autoSpaceDE w:val="0"/>
        <w:autoSpaceDN w:val="0"/>
        <w:adjustRightInd w:val="0"/>
        <w:spacing w:after="0" w:line="298" w:lineRule="exact"/>
        <w:rPr>
          <w:rFonts w:ascii="Times New Roman" w:hAnsi="Times New Roman" w:cs="Times New Roman"/>
          <w:sz w:val="24"/>
          <w:szCs w:val="24"/>
        </w:rPr>
      </w:pPr>
    </w:p>
    <w:p w14:paraId="7EE0B94C" w14:textId="77777777" w:rsidR="00E00CC2" w:rsidRDefault="00855305">
      <w:pPr>
        <w:widowControl w:val="0"/>
        <w:overflowPunct w:val="0"/>
        <w:autoSpaceDE w:val="0"/>
        <w:autoSpaceDN w:val="0"/>
        <w:adjustRightInd w:val="0"/>
        <w:spacing w:after="0" w:line="218" w:lineRule="auto"/>
        <w:ind w:right="280"/>
        <w:rPr>
          <w:rFonts w:ascii="Times New Roman" w:hAnsi="Times New Roman" w:cs="Times New Roman"/>
          <w:sz w:val="24"/>
          <w:szCs w:val="24"/>
        </w:rPr>
      </w:pPr>
      <w:r>
        <w:rPr>
          <w:rFonts w:ascii="Arial" w:hAnsi="Arial" w:cs="Arial"/>
        </w:rPr>
        <w:t>Responsable del cumplimiento de las normas legales y estatutarias naturales del cargo, contempladas en el código de comercio.</w:t>
      </w:r>
    </w:p>
    <w:p w14:paraId="0E318C61" w14:textId="77777777" w:rsidR="00E00CC2" w:rsidRDefault="00E00CC2">
      <w:pPr>
        <w:widowControl w:val="0"/>
        <w:autoSpaceDE w:val="0"/>
        <w:autoSpaceDN w:val="0"/>
        <w:adjustRightInd w:val="0"/>
        <w:spacing w:after="0" w:line="200" w:lineRule="exact"/>
        <w:rPr>
          <w:rFonts w:ascii="Times New Roman" w:hAnsi="Times New Roman" w:cs="Times New Roman"/>
          <w:sz w:val="24"/>
          <w:szCs w:val="24"/>
        </w:rPr>
      </w:pPr>
    </w:p>
    <w:p w14:paraId="1DE30AC8" w14:textId="77777777" w:rsidR="00E00CC2" w:rsidRDefault="00E00CC2">
      <w:pPr>
        <w:widowControl w:val="0"/>
        <w:autoSpaceDE w:val="0"/>
        <w:autoSpaceDN w:val="0"/>
        <w:adjustRightInd w:val="0"/>
        <w:spacing w:after="0" w:line="388" w:lineRule="exact"/>
        <w:rPr>
          <w:rFonts w:ascii="Times New Roman" w:hAnsi="Times New Roman" w:cs="Times New Roman"/>
          <w:sz w:val="24"/>
          <w:szCs w:val="24"/>
        </w:rPr>
      </w:pPr>
    </w:p>
    <w:p w14:paraId="2A214E35" w14:textId="77777777" w:rsidR="00E00CC2" w:rsidRDefault="0085530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i/>
          <w:iCs/>
        </w:rPr>
        <w:t>Contador.</w:t>
      </w:r>
    </w:p>
    <w:p w14:paraId="5AC21FE5" w14:textId="77777777" w:rsidR="00E00CC2" w:rsidRDefault="00E00CC2">
      <w:pPr>
        <w:widowControl w:val="0"/>
        <w:autoSpaceDE w:val="0"/>
        <w:autoSpaceDN w:val="0"/>
        <w:adjustRightInd w:val="0"/>
        <w:spacing w:after="0" w:line="373" w:lineRule="exact"/>
        <w:rPr>
          <w:rFonts w:ascii="Times New Roman" w:hAnsi="Times New Roman" w:cs="Times New Roman"/>
          <w:sz w:val="24"/>
          <w:szCs w:val="24"/>
        </w:rPr>
      </w:pPr>
    </w:p>
    <w:p w14:paraId="644E6975" w14:textId="77777777" w:rsidR="00E00CC2" w:rsidRDefault="00855305">
      <w:pPr>
        <w:widowControl w:val="0"/>
        <w:tabs>
          <w:tab w:val="left" w:pos="1700"/>
        </w:tabs>
        <w:autoSpaceDE w:val="0"/>
        <w:autoSpaceDN w:val="0"/>
        <w:adjustRightInd w:val="0"/>
        <w:spacing w:after="0" w:line="240" w:lineRule="auto"/>
        <w:ind w:left="360"/>
        <w:rPr>
          <w:rFonts w:ascii="Times New Roman" w:hAnsi="Times New Roman" w:cs="Times New Roman"/>
          <w:sz w:val="24"/>
          <w:szCs w:val="24"/>
        </w:rPr>
      </w:pPr>
      <w:r>
        <w:rPr>
          <w:rFonts w:ascii="Arial" w:hAnsi="Arial" w:cs="Arial"/>
        </w:rPr>
        <w:t>2007/2009</w:t>
      </w:r>
      <w:r>
        <w:rPr>
          <w:rFonts w:ascii="Times New Roman" w:hAnsi="Times New Roman" w:cs="Times New Roman"/>
          <w:sz w:val="24"/>
          <w:szCs w:val="24"/>
        </w:rPr>
        <w:tab/>
      </w:r>
      <w:r>
        <w:rPr>
          <w:rFonts w:ascii="Arial" w:hAnsi="Arial" w:cs="Arial"/>
        </w:rPr>
        <w:t>Fundación universitaria Iberoamericana - FUNIBER</w:t>
      </w:r>
    </w:p>
    <w:p w14:paraId="2F30A278" w14:textId="77777777" w:rsidR="00E00CC2" w:rsidRDefault="00E00CC2">
      <w:pPr>
        <w:widowControl w:val="0"/>
        <w:autoSpaceDE w:val="0"/>
        <w:autoSpaceDN w:val="0"/>
        <w:adjustRightInd w:val="0"/>
        <w:spacing w:after="0" w:line="200" w:lineRule="exact"/>
        <w:rPr>
          <w:rFonts w:ascii="Times New Roman" w:hAnsi="Times New Roman" w:cs="Times New Roman"/>
          <w:sz w:val="24"/>
          <w:szCs w:val="24"/>
        </w:rPr>
      </w:pPr>
    </w:p>
    <w:p w14:paraId="77D59DD2" w14:textId="77777777" w:rsidR="00E00CC2" w:rsidRDefault="00E00CC2">
      <w:pPr>
        <w:widowControl w:val="0"/>
        <w:autoSpaceDE w:val="0"/>
        <w:autoSpaceDN w:val="0"/>
        <w:adjustRightInd w:val="0"/>
        <w:spacing w:after="0" w:line="216" w:lineRule="exact"/>
        <w:rPr>
          <w:rFonts w:ascii="Times New Roman" w:hAnsi="Times New Roman" w:cs="Times New Roman"/>
          <w:sz w:val="24"/>
          <w:szCs w:val="24"/>
        </w:rPr>
      </w:pPr>
    </w:p>
    <w:p w14:paraId="59148563" w14:textId="77777777" w:rsidR="00E00CC2" w:rsidRDefault="00855305">
      <w:pPr>
        <w:widowControl w:val="0"/>
        <w:overflowPunct w:val="0"/>
        <w:autoSpaceDE w:val="0"/>
        <w:autoSpaceDN w:val="0"/>
        <w:adjustRightInd w:val="0"/>
        <w:spacing w:after="0" w:line="226" w:lineRule="auto"/>
        <w:jc w:val="both"/>
        <w:rPr>
          <w:rFonts w:ascii="Times New Roman" w:hAnsi="Times New Roman" w:cs="Times New Roman"/>
          <w:sz w:val="24"/>
          <w:szCs w:val="24"/>
        </w:rPr>
      </w:pPr>
      <w:r>
        <w:rPr>
          <w:rFonts w:ascii="Arial" w:hAnsi="Arial" w:cs="Arial"/>
        </w:rPr>
        <w:t>Responsable de la información contable y fiscal de la sucursal para Colombia de la Fundación, velando por el cumplimiento de las normas, el adecuado manejo de los libros oficiales y la emisión de los estados financieros.</w:t>
      </w:r>
    </w:p>
    <w:p w14:paraId="034E09CD" w14:textId="77777777" w:rsidR="00E00CC2" w:rsidRDefault="00E00CC2">
      <w:pPr>
        <w:widowControl w:val="0"/>
        <w:autoSpaceDE w:val="0"/>
        <w:autoSpaceDN w:val="0"/>
        <w:adjustRightInd w:val="0"/>
        <w:spacing w:after="0" w:line="374" w:lineRule="exact"/>
        <w:rPr>
          <w:rFonts w:ascii="Times New Roman" w:hAnsi="Times New Roman" w:cs="Times New Roman"/>
          <w:sz w:val="24"/>
          <w:szCs w:val="24"/>
        </w:rPr>
      </w:pPr>
    </w:p>
    <w:p w14:paraId="63DAA0FD" w14:textId="77777777" w:rsidR="00E00CC2" w:rsidRDefault="00855305">
      <w:pPr>
        <w:widowControl w:val="0"/>
        <w:tabs>
          <w:tab w:val="left" w:pos="1620"/>
        </w:tabs>
        <w:autoSpaceDE w:val="0"/>
        <w:autoSpaceDN w:val="0"/>
        <w:adjustRightInd w:val="0"/>
        <w:spacing w:after="0" w:line="240" w:lineRule="auto"/>
        <w:ind w:left="360"/>
        <w:rPr>
          <w:rFonts w:ascii="Times New Roman" w:hAnsi="Times New Roman" w:cs="Times New Roman"/>
          <w:sz w:val="24"/>
          <w:szCs w:val="24"/>
        </w:rPr>
      </w:pPr>
      <w:r>
        <w:rPr>
          <w:rFonts w:ascii="Arial" w:hAnsi="Arial" w:cs="Arial"/>
        </w:rPr>
        <w:t>2007/2009</w:t>
      </w:r>
      <w:r>
        <w:rPr>
          <w:rFonts w:ascii="Times New Roman" w:hAnsi="Times New Roman" w:cs="Times New Roman"/>
          <w:sz w:val="24"/>
          <w:szCs w:val="24"/>
        </w:rPr>
        <w:tab/>
      </w:r>
      <w:r>
        <w:rPr>
          <w:rFonts w:ascii="Arial" w:hAnsi="Arial" w:cs="Arial"/>
        </w:rPr>
        <w:t>Universidad del Rosario – Comunidad Económica Europea</w:t>
      </w:r>
    </w:p>
    <w:p w14:paraId="555EE77F" w14:textId="77777777" w:rsidR="00E00CC2" w:rsidRDefault="00E00CC2">
      <w:pPr>
        <w:widowControl w:val="0"/>
        <w:autoSpaceDE w:val="0"/>
        <w:autoSpaceDN w:val="0"/>
        <w:adjustRightInd w:val="0"/>
        <w:spacing w:after="0" w:line="200" w:lineRule="exact"/>
        <w:rPr>
          <w:rFonts w:ascii="Times New Roman" w:hAnsi="Times New Roman" w:cs="Times New Roman"/>
          <w:sz w:val="24"/>
          <w:szCs w:val="24"/>
        </w:rPr>
      </w:pPr>
    </w:p>
    <w:p w14:paraId="34E3DEF6" w14:textId="77777777" w:rsidR="00E00CC2" w:rsidRDefault="00E00CC2">
      <w:pPr>
        <w:widowControl w:val="0"/>
        <w:autoSpaceDE w:val="0"/>
        <w:autoSpaceDN w:val="0"/>
        <w:adjustRightInd w:val="0"/>
        <w:spacing w:after="0" w:line="213" w:lineRule="exact"/>
        <w:rPr>
          <w:rFonts w:ascii="Times New Roman" w:hAnsi="Times New Roman" w:cs="Times New Roman"/>
          <w:sz w:val="24"/>
          <w:szCs w:val="24"/>
        </w:rPr>
      </w:pPr>
    </w:p>
    <w:p w14:paraId="24ED4575" w14:textId="77777777" w:rsidR="00E00CC2" w:rsidRDefault="00855305">
      <w:pPr>
        <w:widowControl w:val="0"/>
        <w:overflowPunct w:val="0"/>
        <w:autoSpaceDE w:val="0"/>
        <w:autoSpaceDN w:val="0"/>
        <w:adjustRightInd w:val="0"/>
        <w:spacing w:after="0" w:line="231" w:lineRule="auto"/>
        <w:jc w:val="both"/>
        <w:rPr>
          <w:rFonts w:ascii="Times New Roman" w:hAnsi="Times New Roman" w:cs="Times New Roman"/>
          <w:sz w:val="24"/>
          <w:szCs w:val="24"/>
        </w:rPr>
      </w:pPr>
      <w:r>
        <w:rPr>
          <w:rFonts w:ascii="Arial" w:hAnsi="Arial" w:cs="Arial"/>
          <w:sz w:val="20"/>
          <w:szCs w:val="20"/>
        </w:rPr>
        <w:t>Programa de acción integral a poblaciones desarraigadas en las localidades de Usme en Bogotá y las comunas 3 y 8 de Medellín. [ Ejes: Fortalecimiento institucional, Microcrédito, Salud Pública y Agricultura Urbana]</w:t>
      </w:r>
    </w:p>
    <w:p w14:paraId="3D8E54EC" w14:textId="77777777" w:rsidR="00E00CC2" w:rsidRDefault="00E00CC2">
      <w:pPr>
        <w:widowControl w:val="0"/>
        <w:autoSpaceDE w:val="0"/>
        <w:autoSpaceDN w:val="0"/>
        <w:adjustRightInd w:val="0"/>
        <w:spacing w:after="0" w:line="200" w:lineRule="exact"/>
        <w:rPr>
          <w:rFonts w:ascii="Times New Roman" w:hAnsi="Times New Roman" w:cs="Times New Roman"/>
          <w:sz w:val="24"/>
          <w:szCs w:val="24"/>
        </w:rPr>
      </w:pPr>
    </w:p>
    <w:p w14:paraId="185CBD26" w14:textId="77777777" w:rsidR="00E00CC2" w:rsidRDefault="00E00CC2">
      <w:pPr>
        <w:widowControl w:val="0"/>
        <w:autoSpaceDE w:val="0"/>
        <w:autoSpaceDN w:val="0"/>
        <w:adjustRightInd w:val="0"/>
        <w:spacing w:after="0" w:line="221" w:lineRule="exact"/>
        <w:rPr>
          <w:rFonts w:ascii="Times New Roman" w:hAnsi="Times New Roman" w:cs="Times New Roman"/>
          <w:sz w:val="24"/>
          <w:szCs w:val="24"/>
        </w:rPr>
      </w:pPr>
    </w:p>
    <w:p w14:paraId="38D1255C" w14:textId="77777777" w:rsidR="00E00CC2" w:rsidRDefault="00855305">
      <w:pPr>
        <w:widowControl w:val="0"/>
        <w:overflowPunct w:val="0"/>
        <w:autoSpaceDE w:val="0"/>
        <w:autoSpaceDN w:val="0"/>
        <w:adjustRightInd w:val="0"/>
        <w:spacing w:after="0" w:line="235" w:lineRule="auto"/>
        <w:jc w:val="both"/>
        <w:rPr>
          <w:rFonts w:ascii="Times New Roman" w:hAnsi="Times New Roman" w:cs="Times New Roman"/>
          <w:sz w:val="24"/>
          <w:szCs w:val="24"/>
        </w:rPr>
      </w:pPr>
      <w:r>
        <w:rPr>
          <w:rFonts w:ascii="Arial" w:hAnsi="Arial" w:cs="Arial"/>
        </w:rPr>
        <w:t>Responsable del manejo financiero y presupuestal y del cumplimiento de las condiciones contables establecidas en el convenio suscrito entre la Comunidad Europea y la Universidad del Rosario, especialmente lo relacionado con la adecuada ejecución del presupuesto de acuerdo con los rubros establecidos, la adecuada conversión a moneda extranjera de cada uno de los desembolsos efectuados de acuerdo al tipo de cambio indicado por el donante, control de la ejecución de la contrapartida que se comprometió a realizar la Universidad, la preparación del informe de verificación de gastos, y la presentación a la auditoría externa, BDO Audit AGE, de los documentos que soportan la elegibilidad de los costos.</w:t>
      </w:r>
    </w:p>
    <w:p w14:paraId="4A9309FF" w14:textId="77777777" w:rsidR="00E00CC2" w:rsidRDefault="00E00CC2">
      <w:pPr>
        <w:widowControl w:val="0"/>
        <w:autoSpaceDE w:val="0"/>
        <w:autoSpaceDN w:val="0"/>
        <w:adjustRightInd w:val="0"/>
        <w:spacing w:after="0" w:line="376" w:lineRule="exact"/>
        <w:rPr>
          <w:rFonts w:ascii="Times New Roman" w:hAnsi="Times New Roman" w:cs="Times New Roman"/>
          <w:sz w:val="24"/>
          <w:szCs w:val="24"/>
        </w:rPr>
      </w:pPr>
    </w:p>
    <w:p w14:paraId="05F351BC" w14:textId="77777777" w:rsidR="00E00CC2" w:rsidRDefault="0085530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rPr>
        <w:t>El contrato se liquidó satisfactoriamente en enero de 2010.</w:t>
      </w:r>
    </w:p>
    <w:p w14:paraId="62934175" w14:textId="77777777" w:rsidR="00E00CC2" w:rsidRDefault="00E00CC2">
      <w:pPr>
        <w:widowControl w:val="0"/>
        <w:autoSpaceDE w:val="0"/>
        <w:autoSpaceDN w:val="0"/>
        <w:adjustRightInd w:val="0"/>
        <w:spacing w:after="0" w:line="240" w:lineRule="auto"/>
        <w:rPr>
          <w:rFonts w:ascii="Times New Roman" w:hAnsi="Times New Roman" w:cs="Times New Roman"/>
          <w:sz w:val="24"/>
          <w:szCs w:val="24"/>
        </w:rPr>
        <w:sectPr w:rsidR="00E00CC2">
          <w:pgSz w:w="12240" w:h="15840"/>
          <w:pgMar w:top="1440" w:right="1700" w:bottom="1440" w:left="1700" w:header="720" w:footer="720" w:gutter="0"/>
          <w:cols w:space="720" w:equalWidth="0">
            <w:col w:w="8840"/>
          </w:cols>
          <w:noEndnote/>
        </w:sectPr>
      </w:pPr>
    </w:p>
    <w:p w14:paraId="46430D21" w14:textId="77777777" w:rsidR="00E00CC2" w:rsidRDefault="00855305">
      <w:pPr>
        <w:widowControl w:val="0"/>
        <w:tabs>
          <w:tab w:val="left" w:pos="1400"/>
        </w:tabs>
        <w:autoSpaceDE w:val="0"/>
        <w:autoSpaceDN w:val="0"/>
        <w:adjustRightInd w:val="0"/>
        <w:spacing w:after="0" w:line="239" w:lineRule="auto"/>
        <w:ind w:left="360"/>
        <w:rPr>
          <w:rFonts w:ascii="Times New Roman" w:hAnsi="Times New Roman" w:cs="Times New Roman"/>
          <w:sz w:val="24"/>
          <w:szCs w:val="24"/>
        </w:rPr>
      </w:pPr>
      <w:bookmarkStart w:id="3" w:name="page4"/>
      <w:bookmarkEnd w:id="3"/>
      <w:r>
        <w:rPr>
          <w:rFonts w:ascii="Arial" w:hAnsi="Arial" w:cs="Arial"/>
        </w:rPr>
        <w:lastRenderedPageBreak/>
        <w:t>2009</w:t>
      </w:r>
      <w:r>
        <w:rPr>
          <w:rFonts w:ascii="Times New Roman" w:hAnsi="Times New Roman" w:cs="Times New Roman"/>
          <w:sz w:val="24"/>
          <w:szCs w:val="24"/>
        </w:rPr>
        <w:tab/>
      </w:r>
      <w:r>
        <w:rPr>
          <w:rFonts w:ascii="Arial" w:hAnsi="Arial" w:cs="Arial"/>
        </w:rPr>
        <w:t>Universidad del Rosario – Embajada de Alemania</w:t>
      </w:r>
    </w:p>
    <w:p w14:paraId="155B8CD9" w14:textId="77777777" w:rsidR="00E00CC2" w:rsidRDefault="00E00CC2">
      <w:pPr>
        <w:widowControl w:val="0"/>
        <w:autoSpaceDE w:val="0"/>
        <w:autoSpaceDN w:val="0"/>
        <w:adjustRightInd w:val="0"/>
        <w:spacing w:after="0" w:line="200" w:lineRule="exact"/>
        <w:rPr>
          <w:rFonts w:ascii="Times New Roman" w:hAnsi="Times New Roman" w:cs="Times New Roman"/>
          <w:sz w:val="24"/>
          <w:szCs w:val="24"/>
        </w:rPr>
      </w:pPr>
    </w:p>
    <w:p w14:paraId="74371CD9" w14:textId="77777777" w:rsidR="00E00CC2" w:rsidRDefault="00E00CC2">
      <w:pPr>
        <w:widowControl w:val="0"/>
        <w:autoSpaceDE w:val="0"/>
        <w:autoSpaceDN w:val="0"/>
        <w:adjustRightInd w:val="0"/>
        <w:spacing w:after="0" w:line="229" w:lineRule="exact"/>
        <w:rPr>
          <w:rFonts w:ascii="Times New Roman" w:hAnsi="Times New Roman" w:cs="Times New Roman"/>
          <w:sz w:val="24"/>
          <w:szCs w:val="24"/>
        </w:rPr>
      </w:pPr>
    </w:p>
    <w:p w14:paraId="015A9DA2" w14:textId="77777777" w:rsidR="00E00CC2" w:rsidRDefault="00855305">
      <w:pPr>
        <w:widowControl w:val="0"/>
        <w:overflowPunct w:val="0"/>
        <w:autoSpaceDE w:val="0"/>
        <w:autoSpaceDN w:val="0"/>
        <w:adjustRightInd w:val="0"/>
        <w:spacing w:after="0" w:line="222" w:lineRule="auto"/>
        <w:jc w:val="both"/>
        <w:rPr>
          <w:rFonts w:ascii="Times New Roman" w:hAnsi="Times New Roman" w:cs="Times New Roman"/>
          <w:sz w:val="24"/>
          <w:szCs w:val="24"/>
        </w:rPr>
      </w:pPr>
      <w:r>
        <w:rPr>
          <w:rFonts w:ascii="Arial" w:hAnsi="Arial" w:cs="Arial"/>
          <w:sz w:val="20"/>
          <w:szCs w:val="20"/>
        </w:rPr>
        <w:t>Programa de acción integral a poblaciones desarraigadas en las localidades de Usme en Bogotá. [ Ejes: Fortalecimiento institucional, Salud Pública y Agricultura Urbana]</w:t>
      </w:r>
    </w:p>
    <w:p w14:paraId="0C5DF971" w14:textId="77777777" w:rsidR="00E00CC2" w:rsidRDefault="00E00CC2">
      <w:pPr>
        <w:widowControl w:val="0"/>
        <w:autoSpaceDE w:val="0"/>
        <w:autoSpaceDN w:val="0"/>
        <w:adjustRightInd w:val="0"/>
        <w:spacing w:after="0" w:line="200" w:lineRule="exact"/>
        <w:rPr>
          <w:rFonts w:ascii="Times New Roman" w:hAnsi="Times New Roman" w:cs="Times New Roman"/>
          <w:sz w:val="24"/>
          <w:szCs w:val="24"/>
        </w:rPr>
      </w:pPr>
    </w:p>
    <w:p w14:paraId="0C371043" w14:textId="77777777" w:rsidR="00E00CC2" w:rsidRDefault="00E00CC2">
      <w:pPr>
        <w:widowControl w:val="0"/>
        <w:autoSpaceDE w:val="0"/>
        <w:autoSpaceDN w:val="0"/>
        <w:adjustRightInd w:val="0"/>
        <w:spacing w:after="0" w:line="200" w:lineRule="exact"/>
        <w:rPr>
          <w:rFonts w:ascii="Times New Roman" w:hAnsi="Times New Roman" w:cs="Times New Roman"/>
          <w:sz w:val="24"/>
          <w:szCs w:val="24"/>
        </w:rPr>
      </w:pPr>
    </w:p>
    <w:p w14:paraId="37779FC3" w14:textId="77777777" w:rsidR="00E00CC2" w:rsidRDefault="00E00CC2">
      <w:pPr>
        <w:widowControl w:val="0"/>
        <w:autoSpaceDE w:val="0"/>
        <w:autoSpaceDN w:val="0"/>
        <w:adjustRightInd w:val="0"/>
        <w:spacing w:after="0" w:line="331" w:lineRule="exact"/>
        <w:rPr>
          <w:rFonts w:ascii="Times New Roman" w:hAnsi="Times New Roman" w:cs="Times New Roman"/>
          <w:sz w:val="24"/>
          <w:szCs w:val="24"/>
        </w:rPr>
      </w:pPr>
    </w:p>
    <w:p w14:paraId="0338CDA1" w14:textId="77777777" w:rsidR="00E00CC2" w:rsidRDefault="00855305">
      <w:pPr>
        <w:widowControl w:val="0"/>
        <w:overflowPunct w:val="0"/>
        <w:autoSpaceDE w:val="0"/>
        <w:autoSpaceDN w:val="0"/>
        <w:adjustRightInd w:val="0"/>
        <w:spacing w:after="0" w:line="235" w:lineRule="auto"/>
        <w:jc w:val="both"/>
        <w:rPr>
          <w:rFonts w:ascii="Times New Roman" w:hAnsi="Times New Roman" w:cs="Times New Roman"/>
          <w:sz w:val="24"/>
          <w:szCs w:val="24"/>
        </w:rPr>
      </w:pPr>
      <w:r>
        <w:rPr>
          <w:rFonts w:ascii="Arial" w:hAnsi="Arial" w:cs="Arial"/>
        </w:rPr>
        <w:t>Responsable del manejo financiero y presupuestal así como del cumplimiento de las condiciones contables establecidas en el convenio suscrito entre la Embajada de Alemania y la Universidad del Rosario, especialmente lo relacionado con la adecuada ejecución del presupuesto de acuerdo con los rubros establecidos, la adecuada conversión a moneda extranjera de cada uno de los desembolsos efectuados de acuerdo al tipo de cambio indicado por el donante, la preparación del informe de verificación de gastos, control de la ejecución de la contrapartida que se comprometió a realizar la Universidad, y la presentación a la auditoría interna de la Universidad, de los documentos que soportan la elegibilidad de los costos.</w:t>
      </w:r>
    </w:p>
    <w:p w14:paraId="353543C0" w14:textId="77777777" w:rsidR="00E00CC2" w:rsidRDefault="00E00CC2">
      <w:pPr>
        <w:widowControl w:val="0"/>
        <w:autoSpaceDE w:val="0"/>
        <w:autoSpaceDN w:val="0"/>
        <w:adjustRightInd w:val="0"/>
        <w:spacing w:after="0" w:line="377" w:lineRule="exact"/>
        <w:rPr>
          <w:rFonts w:ascii="Times New Roman" w:hAnsi="Times New Roman" w:cs="Times New Roman"/>
          <w:sz w:val="24"/>
          <w:szCs w:val="24"/>
        </w:rPr>
      </w:pPr>
    </w:p>
    <w:p w14:paraId="5774E150" w14:textId="77777777" w:rsidR="00E00CC2" w:rsidRDefault="0085530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rPr>
        <w:t>El contrato se liquidó satisfactoriamente en enero de 2011.</w:t>
      </w:r>
    </w:p>
    <w:p w14:paraId="39F48C42" w14:textId="77777777" w:rsidR="00E00CC2" w:rsidRDefault="00E00CC2">
      <w:pPr>
        <w:widowControl w:val="0"/>
        <w:autoSpaceDE w:val="0"/>
        <w:autoSpaceDN w:val="0"/>
        <w:adjustRightInd w:val="0"/>
        <w:spacing w:after="0" w:line="200" w:lineRule="exact"/>
        <w:rPr>
          <w:rFonts w:ascii="Times New Roman" w:hAnsi="Times New Roman" w:cs="Times New Roman"/>
          <w:sz w:val="24"/>
          <w:szCs w:val="24"/>
        </w:rPr>
      </w:pPr>
    </w:p>
    <w:p w14:paraId="75B5A3C7" w14:textId="77777777" w:rsidR="00E00CC2" w:rsidRDefault="00E00CC2">
      <w:pPr>
        <w:widowControl w:val="0"/>
        <w:autoSpaceDE w:val="0"/>
        <w:autoSpaceDN w:val="0"/>
        <w:adjustRightInd w:val="0"/>
        <w:spacing w:after="0" w:line="218" w:lineRule="exact"/>
        <w:rPr>
          <w:rFonts w:ascii="Times New Roman" w:hAnsi="Times New Roman" w:cs="Times New Roman"/>
          <w:sz w:val="24"/>
          <w:szCs w:val="24"/>
        </w:rPr>
      </w:pPr>
    </w:p>
    <w:p w14:paraId="54590765" w14:textId="77777777" w:rsidR="00E00CC2" w:rsidRDefault="00855305">
      <w:pPr>
        <w:widowControl w:val="0"/>
        <w:tabs>
          <w:tab w:val="left" w:pos="1400"/>
        </w:tabs>
        <w:overflowPunct w:val="0"/>
        <w:autoSpaceDE w:val="0"/>
        <w:autoSpaceDN w:val="0"/>
        <w:adjustRightInd w:val="0"/>
        <w:spacing w:after="0" w:line="253" w:lineRule="auto"/>
        <w:ind w:left="1420" w:right="640" w:hanging="1060"/>
        <w:rPr>
          <w:rFonts w:ascii="Times New Roman" w:hAnsi="Times New Roman" w:cs="Times New Roman"/>
          <w:sz w:val="24"/>
          <w:szCs w:val="24"/>
        </w:rPr>
      </w:pPr>
      <w:r>
        <w:rPr>
          <w:rFonts w:ascii="Arial" w:hAnsi="Arial" w:cs="Arial"/>
        </w:rPr>
        <w:t>2010</w:t>
      </w:r>
      <w:r>
        <w:rPr>
          <w:rFonts w:ascii="Times New Roman" w:hAnsi="Times New Roman" w:cs="Times New Roman"/>
          <w:sz w:val="24"/>
          <w:szCs w:val="24"/>
        </w:rPr>
        <w:tab/>
      </w:r>
      <w:r>
        <w:rPr>
          <w:rFonts w:ascii="Arial" w:hAnsi="Arial" w:cs="Arial"/>
        </w:rPr>
        <w:t xml:space="preserve">Universidad del Rosario – COMISION EUROPEA </w:t>
      </w:r>
      <w:r>
        <w:rPr>
          <w:rFonts w:ascii="Arial" w:hAnsi="Arial" w:cs="Arial"/>
          <w:sz w:val="19"/>
          <w:szCs w:val="19"/>
        </w:rPr>
        <w:t>Programa Equity L.A.</w:t>
      </w:r>
      <w:r>
        <w:rPr>
          <w:rFonts w:ascii="Arial" w:hAnsi="Arial" w:cs="Arial"/>
        </w:rPr>
        <w:t xml:space="preserve"> </w:t>
      </w:r>
      <w:r>
        <w:rPr>
          <w:rFonts w:ascii="Arial" w:hAnsi="Arial" w:cs="Arial"/>
          <w:sz w:val="19"/>
          <w:szCs w:val="19"/>
        </w:rPr>
        <w:t xml:space="preserve">[ </w:t>
      </w:r>
      <w:r>
        <w:rPr>
          <w:rFonts w:ascii="Arial" w:hAnsi="Arial" w:cs="Arial"/>
        </w:rPr>
        <w:t>Eje : Salud</w:t>
      </w:r>
      <w:r>
        <w:rPr>
          <w:rFonts w:ascii="Arial" w:hAnsi="Arial" w:cs="Arial"/>
          <w:sz w:val="19"/>
          <w:szCs w:val="19"/>
        </w:rPr>
        <w:t xml:space="preserve"> ]</w:t>
      </w:r>
    </w:p>
    <w:p w14:paraId="767DA280" w14:textId="77777777" w:rsidR="00E00CC2" w:rsidRDefault="00E00CC2">
      <w:pPr>
        <w:widowControl w:val="0"/>
        <w:autoSpaceDE w:val="0"/>
        <w:autoSpaceDN w:val="0"/>
        <w:adjustRightInd w:val="0"/>
        <w:spacing w:after="0" w:line="93" w:lineRule="exact"/>
        <w:rPr>
          <w:rFonts w:ascii="Times New Roman" w:hAnsi="Times New Roman" w:cs="Times New Roman"/>
          <w:sz w:val="24"/>
          <w:szCs w:val="24"/>
        </w:rPr>
      </w:pPr>
    </w:p>
    <w:p w14:paraId="4CD00F85" w14:textId="77777777" w:rsidR="00E00CC2" w:rsidRDefault="00855305">
      <w:pPr>
        <w:widowControl w:val="0"/>
        <w:overflowPunct w:val="0"/>
        <w:autoSpaceDE w:val="0"/>
        <w:autoSpaceDN w:val="0"/>
        <w:adjustRightInd w:val="0"/>
        <w:spacing w:after="0" w:line="235" w:lineRule="auto"/>
        <w:jc w:val="both"/>
        <w:rPr>
          <w:rFonts w:ascii="Times New Roman" w:hAnsi="Times New Roman" w:cs="Times New Roman"/>
          <w:sz w:val="24"/>
          <w:szCs w:val="24"/>
        </w:rPr>
      </w:pPr>
      <w:r>
        <w:rPr>
          <w:rFonts w:ascii="Arial" w:hAnsi="Arial" w:cs="Arial"/>
        </w:rPr>
        <w:t>Responsable del cumplimiento de las condiciones contables establecidas en el convenio suscrito entre la Comisión Europea y la Facultad de Medicina de la Universidad del Rosario, especialmente lo relacionado con la adecuada ejecución del presupuesto de acuerdo con los rubros establecidos, la adecuada conversión a moneda extranjera de cada uno de los desembolsos efectuados de acuerdo al tipo de cambio indicado por el donante, la preparación del informe de verificación de gastos, control de la ejecución de la contrapartida que se comprometió a realizar la Universidad, y la presentación a la auditoría interna de la Universidad, de los documentos que soportan la elegibilidad de los costos.</w:t>
      </w:r>
    </w:p>
    <w:p w14:paraId="64F04771" w14:textId="77777777" w:rsidR="00E00CC2" w:rsidRDefault="00E00CC2">
      <w:pPr>
        <w:widowControl w:val="0"/>
        <w:autoSpaceDE w:val="0"/>
        <w:autoSpaceDN w:val="0"/>
        <w:adjustRightInd w:val="0"/>
        <w:spacing w:after="0" w:line="200" w:lineRule="exact"/>
        <w:rPr>
          <w:rFonts w:ascii="Times New Roman" w:hAnsi="Times New Roman" w:cs="Times New Roman"/>
          <w:sz w:val="24"/>
          <w:szCs w:val="24"/>
        </w:rPr>
      </w:pPr>
    </w:p>
    <w:p w14:paraId="70F1A9FE" w14:textId="77777777" w:rsidR="00E00CC2" w:rsidRDefault="00E00CC2">
      <w:pPr>
        <w:widowControl w:val="0"/>
        <w:autoSpaceDE w:val="0"/>
        <w:autoSpaceDN w:val="0"/>
        <w:adjustRightInd w:val="0"/>
        <w:spacing w:after="0" w:line="200" w:lineRule="exact"/>
        <w:rPr>
          <w:rFonts w:ascii="Times New Roman" w:hAnsi="Times New Roman" w:cs="Times New Roman"/>
          <w:sz w:val="24"/>
          <w:szCs w:val="24"/>
        </w:rPr>
      </w:pPr>
    </w:p>
    <w:p w14:paraId="02135D5A" w14:textId="77777777" w:rsidR="00E00CC2" w:rsidRDefault="00E00CC2">
      <w:pPr>
        <w:widowControl w:val="0"/>
        <w:autoSpaceDE w:val="0"/>
        <w:autoSpaceDN w:val="0"/>
        <w:adjustRightInd w:val="0"/>
        <w:spacing w:after="0" w:line="288" w:lineRule="exact"/>
        <w:rPr>
          <w:rFonts w:ascii="Times New Roman" w:hAnsi="Times New Roman" w:cs="Times New Roman"/>
          <w:sz w:val="24"/>
          <w:szCs w:val="24"/>
        </w:rPr>
      </w:pPr>
    </w:p>
    <w:p w14:paraId="3BF104B6" w14:textId="77777777" w:rsidR="00E00CC2" w:rsidRDefault="00855305">
      <w:pPr>
        <w:widowControl w:val="0"/>
        <w:tabs>
          <w:tab w:val="left" w:pos="1400"/>
        </w:tabs>
        <w:autoSpaceDE w:val="0"/>
        <w:autoSpaceDN w:val="0"/>
        <w:adjustRightInd w:val="0"/>
        <w:spacing w:after="0" w:line="240" w:lineRule="auto"/>
        <w:ind w:left="360"/>
        <w:rPr>
          <w:rFonts w:ascii="Times New Roman" w:hAnsi="Times New Roman" w:cs="Times New Roman"/>
          <w:sz w:val="24"/>
          <w:szCs w:val="24"/>
        </w:rPr>
      </w:pPr>
      <w:r>
        <w:rPr>
          <w:rFonts w:ascii="Arial" w:hAnsi="Arial" w:cs="Arial"/>
        </w:rPr>
        <w:t>2011</w:t>
      </w:r>
      <w:r>
        <w:rPr>
          <w:rFonts w:ascii="Times New Roman" w:hAnsi="Times New Roman" w:cs="Times New Roman"/>
          <w:sz w:val="24"/>
          <w:szCs w:val="24"/>
        </w:rPr>
        <w:tab/>
      </w:r>
      <w:r>
        <w:rPr>
          <w:rFonts w:ascii="Arial" w:hAnsi="Arial" w:cs="Arial"/>
        </w:rPr>
        <w:t>Universidad del Rosario – COMUNIDAD DE MADRID - ESPAÑA</w:t>
      </w:r>
    </w:p>
    <w:p w14:paraId="284E8ABF" w14:textId="77777777" w:rsidR="00E00CC2" w:rsidRDefault="00E00CC2">
      <w:pPr>
        <w:widowControl w:val="0"/>
        <w:autoSpaceDE w:val="0"/>
        <w:autoSpaceDN w:val="0"/>
        <w:adjustRightInd w:val="0"/>
        <w:spacing w:after="0" w:line="71" w:lineRule="exact"/>
        <w:rPr>
          <w:rFonts w:ascii="Times New Roman" w:hAnsi="Times New Roman" w:cs="Times New Roman"/>
          <w:sz w:val="24"/>
          <w:szCs w:val="24"/>
        </w:rPr>
      </w:pPr>
    </w:p>
    <w:p w14:paraId="682D7695" w14:textId="77777777" w:rsidR="00E00CC2" w:rsidRDefault="00855305">
      <w:pPr>
        <w:widowControl w:val="0"/>
        <w:autoSpaceDE w:val="0"/>
        <w:autoSpaceDN w:val="0"/>
        <w:adjustRightInd w:val="0"/>
        <w:spacing w:after="0" w:line="239" w:lineRule="auto"/>
        <w:ind w:left="1420"/>
        <w:rPr>
          <w:rFonts w:ascii="Times New Roman" w:hAnsi="Times New Roman" w:cs="Times New Roman"/>
          <w:sz w:val="24"/>
          <w:szCs w:val="24"/>
        </w:rPr>
      </w:pPr>
      <w:r>
        <w:rPr>
          <w:rFonts w:ascii="Arial" w:hAnsi="Arial" w:cs="Arial"/>
          <w:sz w:val="20"/>
          <w:szCs w:val="20"/>
        </w:rPr>
        <w:t>Proyecto CENTRO DE ATENCION SOCIAL CAS</w:t>
      </w:r>
    </w:p>
    <w:p w14:paraId="332B30FC" w14:textId="77777777" w:rsidR="00E00CC2" w:rsidRDefault="00E00CC2">
      <w:pPr>
        <w:widowControl w:val="0"/>
        <w:autoSpaceDE w:val="0"/>
        <w:autoSpaceDN w:val="0"/>
        <w:adjustRightInd w:val="0"/>
        <w:spacing w:after="0" w:line="61" w:lineRule="exact"/>
        <w:rPr>
          <w:rFonts w:ascii="Times New Roman" w:hAnsi="Times New Roman" w:cs="Times New Roman"/>
          <w:sz w:val="24"/>
          <w:szCs w:val="24"/>
        </w:rPr>
      </w:pPr>
    </w:p>
    <w:p w14:paraId="1B02FAE2" w14:textId="77777777" w:rsidR="00E00CC2" w:rsidRDefault="00855305">
      <w:pPr>
        <w:widowControl w:val="0"/>
        <w:autoSpaceDE w:val="0"/>
        <w:autoSpaceDN w:val="0"/>
        <w:adjustRightInd w:val="0"/>
        <w:spacing w:after="0" w:line="239" w:lineRule="auto"/>
        <w:ind w:left="1420"/>
        <w:rPr>
          <w:rFonts w:ascii="Times New Roman" w:hAnsi="Times New Roman" w:cs="Times New Roman"/>
          <w:sz w:val="24"/>
          <w:szCs w:val="24"/>
        </w:rPr>
      </w:pPr>
      <w:r>
        <w:rPr>
          <w:rFonts w:ascii="Arial" w:hAnsi="Arial" w:cs="Arial"/>
          <w:sz w:val="20"/>
          <w:szCs w:val="20"/>
        </w:rPr>
        <w:t xml:space="preserve">[ </w:t>
      </w:r>
      <w:r>
        <w:rPr>
          <w:rFonts w:ascii="Arial" w:hAnsi="Arial" w:cs="Arial"/>
        </w:rPr>
        <w:t>Eje : Consultorio Jurídico, Salud pública preventiva y Emprendimiento</w:t>
      </w:r>
      <w:r>
        <w:rPr>
          <w:rFonts w:ascii="Arial" w:hAnsi="Arial" w:cs="Arial"/>
          <w:sz w:val="20"/>
          <w:szCs w:val="20"/>
        </w:rPr>
        <w:t xml:space="preserve"> ]</w:t>
      </w:r>
    </w:p>
    <w:p w14:paraId="5C5F6094" w14:textId="77777777" w:rsidR="00E00CC2" w:rsidRDefault="00E00CC2">
      <w:pPr>
        <w:widowControl w:val="0"/>
        <w:autoSpaceDE w:val="0"/>
        <w:autoSpaceDN w:val="0"/>
        <w:adjustRightInd w:val="0"/>
        <w:spacing w:after="0" w:line="200" w:lineRule="exact"/>
        <w:rPr>
          <w:rFonts w:ascii="Times New Roman" w:hAnsi="Times New Roman" w:cs="Times New Roman"/>
          <w:sz w:val="24"/>
          <w:szCs w:val="24"/>
        </w:rPr>
      </w:pPr>
    </w:p>
    <w:p w14:paraId="5208FB9C" w14:textId="77777777" w:rsidR="00E00CC2" w:rsidRDefault="00E00CC2">
      <w:pPr>
        <w:widowControl w:val="0"/>
        <w:autoSpaceDE w:val="0"/>
        <w:autoSpaceDN w:val="0"/>
        <w:adjustRightInd w:val="0"/>
        <w:spacing w:after="0" w:line="205" w:lineRule="exact"/>
        <w:rPr>
          <w:rFonts w:ascii="Times New Roman" w:hAnsi="Times New Roman" w:cs="Times New Roman"/>
          <w:sz w:val="24"/>
          <w:szCs w:val="24"/>
        </w:rPr>
      </w:pPr>
    </w:p>
    <w:p w14:paraId="3DA97473" w14:textId="77777777" w:rsidR="00E00CC2" w:rsidRDefault="00855305">
      <w:pPr>
        <w:widowControl w:val="0"/>
        <w:overflowPunct w:val="0"/>
        <w:autoSpaceDE w:val="0"/>
        <w:autoSpaceDN w:val="0"/>
        <w:adjustRightInd w:val="0"/>
        <w:spacing w:after="0" w:line="234" w:lineRule="auto"/>
        <w:jc w:val="both"/>
        <w:rPr>
          <w:rFonts w:ascii="Times New Roman" w:hAnsi="Times New Roman" w:cs="Times New Roman"/>
          <w:sz w:val="24"/>
          <w:szCs w:val="24"/>
        </w:rPr>
      </w:pPr>
      <w:r>
        <w:rPr>
          <w:rFonts w:ascii="Arial" w:hAnsi="Arial" w:cs="Arial"/>
        </w:rPr>
        <w:t>Responsable del manejo financiero y presupuestal, así como del cumplimiento de las condiciones financieras establecidas en el convenio suscrito entre la Comunidad de Madrid y la Facultad de Jurisprudencia de la Universidad del Rosario, especialmente lo relacionado con la adecuada ejecución del presupuesto de acuerdo con los rubros establecidos, la adecuada conversión a moneda extranjera de cada uno de los desembolsos efectuados de acuerdo al tipo de cambio indicado por el donante, la preparación del informe de verificación de gastos.</w:t>
      </w:r>
    </w:p>
    <w:p w14:paraId="28E54562" w14:textId="77777777" w:rsidR="00E00CC2" w:rsidRDefault="00E00CC2">
      <w:pPr>
        <w:widowControl w:val="0"/>
        <w:autoSpaceDE w:val="0"/>
        <w:autoSpaceDN w:val="0"/>
        <w:adjustRightInd w:val="0"/>
        <w:spacing w:after="0" w:line="240" w:lineRule="auto"/>
        <w:rPr>
          <w:rFonts w:ascii="Times New Roman" w:hAnsi="Times New Roman" w:cs="Times New Roman"/>
          <w:sz w:val="24"/>
          <w:szCs w:val="24"/>
        </w:rPr>
      </w:pPr>
    </w:p>
    <w:p w14:paraId="7EA37FC3" w14:textId="77777777" w:rsidR="0066493F" w:rsidRDefault="0066493F" w:rsidP="0066493F">
      <w:pPr>
        <w:widowControl w:val="0"/>
        <w:autoSpaceDE w:val="0"/>
        <w:autoSpaceDN w:val="0"/>
        <w:adjustRightInd w:val="0"/>
        <w:spacing w:after="0" w:line="288" w:lineRule="exact"/>
        <w:rPr>
          <w:rFonts w:ascii="Times New Roman" w:hAnsi="Times New Roman" w:cs="Times New Roman"/>
          <w:sz w:val="24"/>
          <w:szCs w:val="24"/>
        </w:rPr>
      </w:pPr>
    </w:p>
    <w:p w14:paraId="616960C3" w14:textId="77777777" w:rsidR="0066493F" w:rsidRDefault="0066493F" w:rsidP="0066493F">
      <w:pPr>
        <w:widowControl w:val="0"/>
        <w:tabs>
          <w:tab w:val="left" w:pos="1400"/>
        </w:tabs>
        <w:autoSpaceDE w:val="0"/>
        <w:autoSpaceDN w:val="0"/>
        <w:adjustRightInd w:val="0"/>
        <w:spacing w:after="0" w:line="240" w:lineRule="auto"/>
        <w:ind w:left="360"/>
        <w:rPr>
          <w:rFonts w:ascii="Times New Roman" w:hAnsi="Times New Roman" w:cs="Times New Roman"/>
          <w:sz w:val="24"/>
          <w:szCs w:val="24"/>
        </w:rPr>
      </w:pPr>
      <w:r>
        <w:rPr>
          <w:rFonts w:ascii="Arial" w:hAnsi="Arial" w:cs="Arial"/>
        </w:rPr>
        <w:t>2013</w:t>
      </w:r>
      <w:r>
        <w:rPr>
          <w:rFonts w:ascii="Times New Roman" w:hAnsi="Times New Roman" w:cs="Times New Roman"/>
          <w:sz w:val="24"/>
          <w:szCs w:val="24"/>
        </w:rPr>
        <w:tab/>
      </w:r>
      <w:r>
        <w:rPr>
          <w:rFonts w:ascii="Arial" w:hAnsi="Arial" w:cs="Arial"/>
        </w:rPr>
        <w:t>Secretaria de Gobierno de Bogotá</w:t>
      </w:r>
    </w:p>
    <w:p w14:paraId="22B1FBAC" w14:textId="77777777" w:rsidR="0066493F" w:rsidRDefault="0066493F" w:rsidP="0066493F">
      <w:pPr>
        <w:widowControl w:val="0"/>
        <w:autoSpaceDE w:val="0"/>
        <w:autoSpaceDN w:val="0"/>
        <w:adjustRightInd w:val="0"/>
        <w:spacing w:after="0" w:line="61" w:lineRule="exact"/>
        <w:rPr>
          <w:rFonts w:ascii="Times New Roman" w:hAnsi="Times New Roman" w:cs="Times New Roman"/>
          <w:sz w:val="24"/>
          <w:szCs w:val="24"/>
        </w:rPr>
      </w:pPr>
    </w:p>
    <w:p w14:paraId="2110BF5E" w14:textId="77777777" w:rsidR="0066493F" w:rsidRDefault="0066493F" w:rsidP="0066493F">
      <w:pPr>
        <w:widowControl w:val="0"/>
        <w:autoSpaceDE w:val="0"/>
        <w:autoSpaceDN w:val="0"/>
        <w:adjustRightInd w:val="0"/>
        <w:spacing w:after="0" w:line="239" w:lineRule="auto"/>
        <w:ind w:left="1420"/>
        <w:rPr>
          <w:rFonts w:ascii="Times New Roman" w:hAnsi="Times New Roman" w:cs="Times New Roman"/>
          <w:sz w:val="24"/>
          <w:szCs w:val="24"/>
        </w:rPr>
      </w:pPr>
      <w:r>
        <w:rPr>
          <w:rFonts w:ascii="Arial" w:hAnsi="Arial" w:cs="Arial"/>
          <w:sz w:val="20"/>
          <w:szCs w:val="20"/>
        </w:rPr>
        <w:t>Oficina de Control Interno</w:t>
      </w:r>
    </w:p>
    <w:p w14:paraId="1A8A3060" w14:textId="77777777" w:rsidR="0066493F" w:rsidRDefault="0066493F" w:rsidP="0066493F">
      <w:pPr>
        <w:widowControl w:val="0"/>
        <w:autoSpaceDE w:val="0"/>
        <w:autoSpaceDN w:val="0"/>
        <w:adjustRightInd w:val="0"/>
        <w:spacing w:after="0" w:line="200" w:lineRule="exact"/>
        <w:rPr>
          <w:rFonts w:ascii="Times New Roman" w:hAnsi="Times New Roman" w:cs="Times New Roman"/>
          <w:sz w:val="24"/>
          <w:szCs w:val="24"/>
        </w:rPr>
      </w:pPr>
    </w:p>
    <w:p w14:paraId="426E8155" w14:textId="77777777" w:rsidR="005B4B8D" w:rsidRDefault="0066493F">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Miembro del equipo de auditoria interna.</w:t>
      </w:r>
    </w:p>
    <w:p w14:paraId="24646509" w14:textId="77777777" w:rsidR="005B4B8D" w:rsidRDefault="005B4B8D" w:rsidP="005B4B8D">
      <w:pPr>
        <w:widowControl w:val="0"/>
        <w:autoSpaceDE w:val="0"/>
        <w:autoSpaceDN w:val="0"/>
        <w:adjustRightInd w:val="0"/>
        <w:spacing w:after="0" w:line="240" w:lineRule="auto"/>
        <w:rPr>
          <w:rFonts w:ascii="Arial" w:hAnsi="Arial" w:cs="Arial"/>
          <w:b/>
          <w:bCs/>
          <w:i/>
          <w:iCs/>
        </w:rPr>
      </w:pPr>
    </w:p>
    <w:p w14:paraId="3A84C4DD" w14:textId="77777777" w:rsidR="005B4B8D" w:rsidRDefault="005B4B8D" w:rsidP="005B4B8D">
      <w:pPr>
        <w:widowControl w:val="0"/>
        <w:autoSpaceDE w:val="0"/>
        <w:autoSpaceDN w:val="0"/>
        <w:adjustRightInd w:val="0"/>
        <w:spacing w:after="0" w:line="240" w:lineRule="auto"/>
        <w:rPr>
          <w:rFonts w:ascii="Arial" w:hAnsi="Arial" w:cs="Arial"/>
          <w:b/>
          <w:bCs/>
          <w:i/>
          <w:iCs/>
        </w:rPr>
      </w:pPr>
    </w:p>
    <w:p w14:paraId="12812DC7" w14:textId="77777777" w:rsidR="00354348" w:rsidRDefault="00354348" w:rsidP="005B4B8D">
      <w:pPr>
        <w:widowControl w:val="0"/>
        <w:autoSpaceDE w:val="0"/>
        <w:autoSpaceDN w:val="0"/>
        <w:adjustRightInd w:val="0"/>
        <w:spacing w:after="0" w:line="240" w:lineRule="auto"/>
        <w:rPr>
          <w:rFonts w:ascii="Arial" w:hAnsi="Arial" w:cs="Arial"/>
          <w:b/>
          <w:bCs/>
          <w:i/>
          <w:iCs/>
        </w:rPr>
      </w:pPr>
    </w:p>
    <w:p w14:paraId="00C5D675" w14:textId="77777777" w:rsidR="005B4B8D" w:rsidRDefault="005B4B8D" w:rsidP="005B4B8D">
      <w:pPr>
        <w:widowControl w:val="0"/>
        <w:autoSpaceDE w:val="0"/>
        <w:autoSpaceDN w:val="0"/>
        <w:adjustRightInd w:val="0"/>
        <w:spacing w:after="0" w:line="240" w:lineRule="auto"/>
        <w:rPr>
          <w:rFonts w:ascii="Arial" w:hAnsi="Arial" w:cs="Arial"/>
          <w:b/>
          <w:bCs/>
          <w:i/>
          <w:iCs/>
        </w:rPr>
      </w:pPr>
    </w:p>
    <w:p w14:paraId="40C0EB98" w14:textId="77777777" w:rsidR="005B4B8D" w:rsidRDefault="005B4B8D" w:rsidP="005B4B8D">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i/>
          <w:iCs/>
        </w:rPr>
        <w:t>Director Ejecutivo.</w:t>
      </w:r>
    </w:p>
    <w:p w14:paraId="441AFCB0" w14:textId="77777777" w:rsidR="005B4B8D" w:rsidRDefault="005B4B8D">
      <w:pPr>
        <w:widowControl w:val="0"/>
        <w:autoSpaceDE w:val="0"/>
        <w:autoSpaceDN w:val="0"/>
        <w:adjustRightInd w:val="0"/>
        <w:spacing w:after="0" w:line="240" w:lineRule="auto"/>
        <w:rPr>
          <w:rFonts w:ascii="Times New Roman" w:hAnsi="Times New Roman" w:cs="Times New Roman"/>
          <w:sz w:val="24"/>
          <w:szCs w:val="24"/>
        </w:rPr>
      </w:pPr>
    </w:p>
    <w:p w14:paraId="5A5CC267" w14:textId="6E9F46F2" w:rsidR="005B4B8D" w:rsidRDefault="005B4B8D" w:rsidP="005B4B8D">
      <w:pPr>
        <w:widowControl w:val="0"/>
        <w:tabs>
          <w:tab w:val="left" w:pos="1700"/>
        </w:tabs>
        <w:autoSpaceDE w:val="0"/>
        <w:autoSpaceDN w:val="0"/>
        <w:adjustRightInd w:val="0"/>
        <w:spacing w:after="0" w:line="240" w:lineRule="auto"/>
        <w:ind w:left="360"/>
        <w:rPr>
          <w:rFonts w:ascii="Times New Roman" w:hAnsi="Times New Roman" w:cs="Times New Roman"/>
          <w:sz w:val="24"/>
          <w:szCs w:val="24"/>
        </w:rPr>
      </w:pPr>
      <w:r>
        <w:rPr>
          <w:rFonts w:ascii="Arial" w:hAnsi="Arial" w:cs="Arial"/>
        </w:rPr>
        <w:t>2015</w:t>
      </w:r>
      <w:r w:rsidR="00B53BDD">
        <w:rPr>
          <w:rFonts w:ascii="Arial" w:hAnsi="Arial" w:cs="Arial"/>
        </w:rPr>
        <w:t xml:space="preserve"> - 202</w:t>
      </w:r>
      <w:r w:rsidR="00DD0D97">
        <w:rPr>
          <w:rFonts w:ascii="Arial" w:hAnsi="Arial" w:cs="Arial"/>
        </w:rPr>
        <w:t>5</w:t>
      </w:r>
      <w:r>
        <w:rPr>
          <w:rFonts w:ascii="Times New Roman" w:hAnsi="Times New Roman" w:cs="Times New Roman"/>
          <w:sz w:val="24"/>
          <w:szCs w:val="24"/>
        </w:rPr>
        <w:tab/>
      </w:r>
      <w:r>
        <w:rPr>
          <w:rFonts w:ascii="Arial" w:hAnsi="Arial" w:cs="Arial"/>
        </w:rPr>
        <w:t>IPHIX COLOMBIA S.A.S</w:t>
      </w:r>
    </w:p>
    <w:p w14:paraId="339ADAC9" w14:textId="77777777" w:rsidR="005B4B8D" w:rsidRDefault="005B4B8D" w:rsidP="005B4B8D">
      <w:pPr>
        <w:widowControl w:val="0"/>
        <w:autoSpaceDE w:val="0"/>
        <w:autoSpaceDN w:val="0"/>
        <w:adjustRightInd w:val="0"/>
        <w:spacing w:after="0" w:line="200" w:lineRule="exact"/>
        <w:rPr>
          <w:rFonts w:ascii="Times New Roman" w:hAnsi="Times New Roman" w:cs="Times New Roman"/>
          <w:sz w:val="24"/>
          <w:szCs w:val="24"/>
        </w:rPr>
      </w:pPr>
    </w:p>
    <w:p w14:paraId="56C8240A" w14:textId="77777777" w:rsidR="005B4B8D" w:rsidRDefault="005B4B8D" w:rsidP="005B4B8D">
      <w:pPr>
        <w:widowControl w:val="0"/>
        <w:autoSpaceDE w:val="0"/>
        <w:autoSpaceDN w:val="0"/>
        <w:adjustRightInd w:val="0"/>
        <w:spacing w:after="0" w:line="216" w:lineRule="exact"/>
        <w:rPr>
          <w:rFonts w:ascii="Times New Roman" w:hAnsi="Times New Roman" w:cs="Times New Roman"/>
          <w:sz w:val="24"/>
          <w:szCs w:val="24"/>
        </w:rPr>
      </w:pPr>
    </w:p>
    <w:p w14:paraId="571B775C" w14:textId="77777777" w:rsidR="00354348" w:rsidRDefault="009E113C" w:rsidP="005B4B8D">
      <w:pPr>
        <w:widowControl w:val="0"/>
        <w:autoSpaceDE w:val="0"/>
        <w:autoSpaceDN w:val="0"/>
        <w:adjustRightInd w:val="0"/>
        <w:spacing w:after="0" w:line="216" w:lineRule="exact"/>
        <w:rPr>
          <w:rFonts w:ascii="Times New Roman" w:hAnsi="Times New Roman" w:cs="Times New Roman"/>
          <w:sz w:val="24"/>
          <w:szCs w:val="24"/>
        </w:rPr>
      </w:pPr>
      <w:r w:rsidRPr="00354348">
        <w:rPr>
          <w:rFonts w:ascii="Arial" w:hAnsi="Arial" w:cs="Arial"/>
        </w:rPr>
        <w:t>Líder</w:t>
      </w:r>
      <w:r w:rsidR="00354348" w:rsidRPr="00354348">
        <w:rPr>
          <w:rFonts w:ascii="Arial" w:hAnsi="Arial" w:cs="Arial"/>
        </w:rPr>
        <w:t xml:space="preserve"> mundial de la tecnología XBRL.</w:t>
      </w:r>
      <w:r w:rsidR="00354348">
        <w:rPr>
          <w:rFonts w:ascii="Times New Roman" w:hAnsi="Times New Roman" w:cs="Times New Roman"/>
          <w:sz w:val="24"/>
          <w:szCs w:val="24"/>
        </w:rPr>
        <w:t xml:space="preserve"> </w:t>
      </w:r>
    </w:p>
    <w:p w14:paraId="53BEFB8F" w14:textId="77777777" w:rsidR="00354348" w:rsidRDefault="00354348" w:rsidP="005B4B8D">
      <w:pPr>
        <w:widowControl w:val="0"/>
        <w:autoSpaceDE w:val="0"/>
        <w:autoSpaceDN w:val="0"/>
        <w:adjustRightInd w:val="0"/>
        <w:spacing w:after="0" w:line="216" w:lineRule="exact"/>
        <w:rPr>
          <w:rFonts w:ascii="Times New Roman" w:hAnsi="Times New Roman" w:cs="Times New Roman"/>
          <w:sz w:val="24"/>
          <w:szCs w:val="24"/>
        </w:rPr>
      </w:pPr>
    </w:p>
    <w:p w14:paraId="60C56F72" w14:textId="4F4609A8" w:rsidR="00E00CC2" w:rsidRPr="002741E7" w:rsidRDefault="005B4B8D">
      <w:pPr>
        <w:widowControl w:val="0"/>
        <w:autoSpaceDE w:val="0"/>
        <w:autoSpaceDN w:val="0"/>
        <w:adjustRightInd w:val="0"/>
        <w:spacing w:after="0" w:line="239" w:lineRule="auto"/>
        <w:rPr>
          <w:rFonts w:ascii="Arial" w:hAnsi="Arial"/>
        </w:rPr>
      </w:pPr>
      <w:bookmarkStart w:id="4" w:name="page5"/>
      <w:bookmarkEnd w:id="4"/>
      <w:r>
        <w:rPr>
          <w:rFonts w:ascii="Arial" w:hAnsi="Arial" w:cs="Arial"/>
        </w:rPr>
        <w:t>Responsable del crecimiento de la operación en Colombia de la entidad, la integración de los sistemas de información y la automatización de la generación de reportes externos e internos. Balance Score Card.</w:t>
      </w:r>
    </w:p>
    <w:p w14:paraId="4CED42BB" w14:textId="4525CB76" w:rsidR="00B53BDD" w:rsidRPr="002741E7" w:rsidRDefault="00B53BDD" w:rsidP="002741E7">
      <w:pPr>
        <w:widowControl w:val="0"/>
        <w:autoSpaceDE w:val="0"/>
        <w:autoSpaceDN w:val="0"/>
        <w:adjustRightInd w:val="0"/>
        <w:spacing w:after="0" w:line="239" w:lineRule="auto"/>
        <w:rPr>
          <w:rFonts w:ascii="Arial" w:hAnsi="Arial"/>
        </w:rPr>
      </w:pPr>
    </w:p>
    <w:p w14:paraId="55FB4B4D" w14:textId="5025B274" w:rsidR="00B53BDD" w:rsidRDefault="00B53BDD">
      <w:pPr>
        <w:widowControl w:val="0"/>
        <w:autoSpaceDE w:val="0"/>
        <w:autoSpaceDN w:val="0"/>
        <w:adjustRightInd w:val="0"/>
        <w:spacing w:after="0" w:line="239" w:lineRule="auto"/>
        <w:rPr>
          <w:ins w:id="5" w:author="Richard Gasca Buelvas" w:date="2020-06-26T13:42:00Z"/>
          <w:rFonts w:ascii="Times New Roman" w:hAnsi="Times New Roman" w:cs="Times New Roman"/>
          <w:sz w:val="24"/>
          <w:szCs w:val="24"/>
        </w:rPr>
      </w:pPr>
      <w:r>
        <w:rPr>
          <w:rFonts w:ascii="Arial" w:hAnsi="Arial" w:cs="Arial"/>
        </w:rPr>
        <w:t xml:space="preserve">Estandarización de datos financieros y de negocio para la generación automática de reportes de impuestos, </w:t>
      </w:r>
      <w:r w:rsidR="00B10DCA">
        <w:rPr>
          <w:rFonts w:ascii="Arial" w:hAnsi="Arial" w:cs="Arial"/>
        </w:rPr>
        <w:t>Conciliación Fiscal, IVA, ICA, Reportes IFRS en XBRL a Superintendencia Financiera de Colombia en entidades como Procafecol, Almacafé, Banco W, Baker Hugues, Comcel, Corredores Davivienda.</w:t>
      </w:r>
    </w:p>
    <w:p w14:paraId="115141BB" w14:textId="77777777" w:rsidR="00E00CC2" w:rsidRDefault="00E00CC2">
      <w:pPr>
        <w:widowControl w:val="0"/>
        <w:autoSpaceDE w:val="0"/>
        <w:autoSpaceDN w:val="0"/>
        <w:adjustRightInd w:val="0"/>
        <w:spacing w:after="0" w:line="200" w:lineRule="exact"/>
        <w:rPr>
          <w:ins w:id="6" w:author="Richard Gasca Buelvas" w:date="2020-06-26T13:42:00Z"/>
          <w:rFonts w:ascii="Times New Roman" w:hAnsi="Times New Roman" w:cs="Times New Roman"/>
          <w:sz w:val="24"/>
          <w:szCs w:val="24"/>
        </w:rPr>
      </w:pPr>
    </w:p>
    <w:p w14:paraId="75536A30" w14:textId="77777777" w:rsidR="008331E0" w:rsidRDefault="008331E0">
      <w:pPr>
        <w:widowControl w:val="0"/>
        <w:autoSpaceDE w:val="0"/>
        <w:autoSpaceDN w:val="0"/>
        <w:adjustRightInd w:val="0"/>
        <w:spacing w:after="0" w:line="200" w:lineRule="exact"/>
        <w:rPr>
          <w:rFonts w:ascii="Times New Roman" w:hAnsi="Times New Roman" w:cs="Times New Roman"/>
          <w:sz w:val="24"/>
          <w:szCs w:val="24"/>
        </w:rPr>
      </w:pPr>
    </w:p>
    <w:p w14:paraId="1C1DA9AD" w14:textId="77777777" w:rsidR="008331E0" w:rsidRPr="008331E0" w:rsidRDefault="008331E0">
      <w:pPr>
        <w:widowControl w:val="0"/>
        <w:autoSpaceDE w:val="0"/>
        <w:autoSpaceDN w:val="0"/>
        <w:adjustRightInd w:val="0"/>
        <w:spacing w:after="0" w:line="200" w:lineRule="exact"/>
        <w:rPr>
          <w:rFonts w:ascii="Arial" w:hAnsi="Arial" w:cs="Arial"/>
          <w:b/>
          <w:bCs/>
          <w:i/>
          <w:iCs/>
        </w:rPr>
      </w:pPr>
      <w:r w:rsidRPr="008331E0">
        <w:rPr>
          <w:rFonts w:ascii="Arial" w:hAnsi="Arial" w:cs="Arial"/>
          <w:b/>
          <w:bCs/>
          <w:i/>
          <w:iCs/>
        </w:rPr>
        <w:t>Asesor</w:t>
      </w:r>
    </w:p>
    <w:p w14:paraId="39031D9A" w14:textId="77777777" w:rsidR="00E00CC2" w:rsidRDefault="00E00CC2">
      <w:pPr>
        <w:widowControl w:val="0"/>
        <w:autoSpaceDE w:val="0"/>
        <w:autoSpaceDN w:val="0"/>
        <w:adjustRightInd w:val="0"/>
        <w:spacing w:after="0" w:line="200" w:lineRule="exact"/>
        <w:rPr>
          <w:rFonts w:ascii="Times New Roman" w:hAnsi="Times New Roman" w:cs="Times New Roman"/>
          <w:sz w:val="24"/>
          <w:szCs w:val="24"/>
        </w:rPr>
      </w:pPr>
    </w:p>
    <w:p w14:paraId="479368EC" w14:textId="77777777" w:rsidR="008331E0" w:rsidRDefault="008331E0" w:rsidP="008331E0">
      <w:pPr>
        <w:widowControl w:val="0"/>
        <w:tabs>
          <w:tab w:val="left" w:pos="1700"/>
        </w:tabs>
        <w:autoSpaceDE w:val="0"/>
        <w:autoSpaceDN w:val="0"/>
        <w:adjustRightInd w:val="0"/>
        <w:spacing w:after="0" w:line="240" w:lineRule="auto"/>
        <w:ind w:left="360"/>
        <w:rPr>
          <w:rFonts w:ascii="Times New Roman" w:hAnsi="Times New Roman" w:cs="Times New Roman"/>
          <w:sz w:val="24"/>
          <w:szCs w:val="24"/>
        </w:rPr>
      </w:pPr>
      <w:r>
        <w:rPr>
          <w:rFonts w:ascii="Arial" w:hAnsi="Arial" w:cs="Arial"/>
        </w:rPr>
        <w:t>2016</w:t>
      </w:r>
      <w:r>
        <w:rPr>
          <w:rFonts w:ascii="Times New Roman" w:hAnsi="Times New Roman" w:cs="Times New Roman"/>
          <w:sz w:val="24"/>
          <w:szCs w:val="24"/>
        </w:rPr>
        <w:tab/>
      </w:r>
      <w:r>
        <w:rPr>
          <w:rFonts w:ascii="Arial" w:hAnsi="Arial" w:cs="Arial"/>
        </w:rPr>
        <w:t>APOYO GERENCIAL – AUDITORES Y CONSULTORES</w:t>
      </w:r>
    </w:p>
    <w:p w14:paraId="7D2D069D" w14:textId="77777777" w:rsidR="008331E0" w:rsidRDefault="008331E0" w:rsidP="008331E0">
      <w:pPr>
        <w:widowControl w:val="0"/>
        <w:autoSpaceDE w:val="0"/>
        <w:autoSpaceDN w:val="0"/>
        <w:adjustRightInd w:val="0"/>
        <w:spacing w:after="0" w:line="200" w:lineRule="exact"/>
        <w:rPr>
          <w:rFonts w:ascii="Times New Roman" w:hAnsi="Times New Roman" w:cs="Times New Roman"/>
          <w:sz w:val="24"/>
          <w:szCs w:val="24"/>
        </w:rPr>
      </w:pPr>
    </w:p>
    <w:p w14:paraId="4363AFEB" w14:textId="77777777" w:rsidR="008331E0" w:rsidRDefault="008331E0" w:rsidP="008331E0">
      <w:pPr>
        <w:widowControl w:val="0"/>
        <w:autoSpaceDE w:val="0"/>
        <w:autoSpaceDN w:val="0"/>
        <w:adjustRightInd w:val="0"/>
        <w:spacing w:after="0" w:line="216" w:lineRule="exact"/>
        <w:rPr>
          <w:rFonts w:ascii="Times New Roman" w:hAnsi="Times New Roman" w:cs="Times New Roman"/>
          <w:sz w:val="24"/>
          <w:szCs w:val="24"/>
        </w:rPr>
      </w:pPr>
    </w:p>
    <w:p w14:paraId="6260A003" w14:textId="77777777" w:rsidR="008331E0" w:rsidRDefault="008331E0" w:rsidP="008331E0">
      <w:pPr>
        <w:widowControl w:val="0"/>
        <w:autoSpaceDE w:val="0"/>
        <w:autoSpaceDN w:val="0"/>
        <w:adjustRightInd w:val="0"/>
        <w:spacing w:after="0" w:line="216" w:lineRule="exact"/>
        <w:rPr>
          <w:rFonts w:ascii="Times New Roman" w:hAnsi="Times New Roman" w:cs="Times New Roman"/>
          <w:sz w:val="24"/>
          <w:szCs w:val="24"/>
        </w:rPr>
      </w:pPr>
    </w:p>
    <w:p w14:paraId="2FE78488" w14:textId="77777777" w:rsidR="008331E0" w:rsidRDefault="008331E0" w:rsidP="008331E0">
      <w:pPr>
        <w:widowControl w:val="0"/>
        <w:autoSpaceDE w:val="0"/>
        <w:autoSpaceDN w:val="0"/>
        <w:adjustRightInd w:val="0"/>
        <w:spacing w:after="0" w:line="216" w:lineRule="exact"/>
        <w:rPr>
          <w:rFonts w:ascii="Times New Roman" w:hAnsi="Times New Roman" w:cs="Times New Roman"/>
          <w:sz w:val="24"/>
          <w:szCs w:val="24"/>
        </w:rPr>
      </w:pPr>
    </w:p>
    <w:p w14:paraId="5FD42F65" w14:textId="77777777" w:rsidR="008331E0" w:rsidRDefault="008331E0" w:rsidP="008331E0">
      <w:pPr>
        <w:widowControl w:val="0"/>
        <w:autoSpaceDE w:val="0"/>
        <w:autoSpaceDN w:val="0"/>
        <w:adjustRightInd w:val="0"/>
        <w:spacing w:after="0" w:line="239" w:lineRule="auto"/>
        <w:rPr>
          <w:rFonts w:ascii="Times New Roman" w:hAnsi="Times New Roman" w:cs="Times New Roman"/>
          <w:sz w:val="24"/>
          <w:szCs w:val="24"/>
        </w:rPr>
      </w:pPr>
      <w:r>
        <w:rPr>
          <w:rFonts w:ascii="Arial" w:hAnsi="Arial" w:cs="Arial"/>
        </w:rPr>
        <w:t xml:space="preserve">Responsable de elaboración del POLITICAS CONTABLES para la EMPRESA DE SERVICIOS PUBLICOS DE ALCANTARILLADO DE BUCARAMANGA EMPAS, y acompañamiento en la implementación de la </w:t>
      </w:r>
      <w:r w:rsidRPr="008331E0">
        <w:rPr>
          <w:rFonts w:ascii="Arial" w:hAnsi="Arial" w:cs="Arial"/>
          <w:b/>
        </w:rPr>
        <w:t>Res. 414 de 2014.</w:t>
      </w:r>
    </w:p>
    <w:p w14:paraId="6A2B154C" w14:textId="77777777" w:rsidR="008331E0" w:rsidRDefault="008331E0">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tab/>
      </w:r>
    </w:p>
    <w:p w14:paraId="11DCFC20" w14:textId="77777777" w:rsidR="00D130E8" w:rsidRDefault="00D130E8" w:rsidP="00D130E8">
      <w:pPr>
        <w:widowControl w:val="0"/>
        <w:autoSpaceDE w:val="0"/>
        <w:autoSpaceDN w:val="0"/>
        <w:adjustRightInd w:val="0"/>
        <w:spacing w:after="0" w:line="239" w:lineRule="auto"/>
        <w:rPr>
          <w:rFonts w:ascii="Times New Roman" w:hAnsi="Times New Roman" w:cs="Times New Roman"/>
          <w:sz w:val="24"/>
          <w:szCs w:val="24"/>
        </w:rPr>
      </w:pPr>
      <w:r>
        <w:rPr>
          <w:rFonts w:ascii="Arial" w:hAnsi="Arial" w:cs="Arial"/>
        </w:rPr>
        <w:t>.</w:t>
      </w:r>
    </w:p>
    <w:p w14:paraId="65C1003C" w14:textId="77777777" w:rsidR="00D130E8" w:rsidRDefault="00D130E8" w:rsidP="00D130E8">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tab/>
      </w:r>
    </w:p>
    <w:p w14:paraId="3832E8DF" w14:textId="77777777" w:rsidR="00E00CC2" w:rsidRDefault="00E00CC2">
      <w:pPr>
        <w:widowControl w:val="0"/>
        <w:autoSpaceDE w:val="0"/>
        <w:autoSpaceDN w:val="0"/>
        <w:adjustRightInd w:val="0"/>
        <w:spacing w:after="0" w:line="289" w:lineRule="exact"/>
        <w:rPr>
          <w:rFonts w:ascii="Times New Roman" w:hAnsi="Times New Roman" w:cs="Times New Roman"/>
          <w:sz w:val="24"/>
          <w:szCs w:val="24"/>
        </w:rPr>
      </w:pPr>
    </w:p>
    <w:p w14:paraId="141C7C25" w14:textId="77777777" w:rsidR="005B4B8D" w:rsidRDefault="005B4B8D">
      <w:pPr>
        <w:widowControl w:val="0"/>
        <w:autoSpaceDE w:val="0"/>
        <w:autoSpaceDN w:val="0"/>
        <w:adjustRightInd w:val="0"/>
        <w:spacing w:after="0" w:line="289" w:lineRule="exact"/>
        <w:rPr>
          <w:rFonts w:ascii="Times New Roman" w:hAnsi="Times New Roman" w:cs="Times New Roman"/>
          <w:sz w:val="24"/>
          <w:szCs w:val="24"/>
        </w:rPr>
      </w:pPr>
      <w:r>
        <w:rPr>
          <w:rFonts w:ascii="Arial" w:hAnsi="Arial" w:cs="Arial"/>
          <w:b/>
          <w:bCs/>
          <w:i/>
          <w:iCs/>
        </w:rPr>
        <w:t>DOCENCIA</w:t>
      </w:r>
    </w:p>
    <w:p w14:paraId="23D355B5" w14:textId="77777777" w:rsidR="005B4B8D" w:rsidRDefault="005B4B8D">
      <w:pPr>
        <w:widowControl w:val="0"/>
        <w:autoSpaceDE w:val="0"/>
        <w:autoSpaceDN w:val="0"/>
        <w:adjustRightInd w:val="0"/>
        <w:spacing w:after="0" w:line="289" w:lineRule="exact"/>
        <w:rPr>
          <w:rFonts w:ascii="Times New Roman" w:hAnsi="Times New Roman" w:cs="Times New Roman"/>
          <w:sz w:val="24"/>
          <w:szCs w:val="24"/>
        </w:rPr>
      </w:pPr>
    </w:p>
    <w:p w14:paraId="25CFD615" w14:textId="06136902" w:rsidR="00AD01C4" w:rsidRDefault="00AD01C4" w:rsidP="0066493F">
      <w:pPr>
        <w:widowControl w:val="0"/>
        <w:autoSpaceDE w:val="0"/>
        <w:autoSpaceDN w:val="0"/>
        <w:adjustRightInd w:val="0"/>
        <w:spacing w:after="0" w:line="239" w:lineRule="auto"/>
        <w:rPr>
          <w:rFonts w:ascii="Arial" w:hAnsi="Arial" w:cs="Arial"/>
        </w:rPr>
      </w:pPr>
      <w:r>
        <w:rPr>
          <w:rFonts w:ascii="Arial" w:hAnsi="Arial" w:cs="Arial"/>
        </w:rPr>
        <w:t>Universidad Jorge Tadeo Lozano</w:t>
      </w:r>
    </w:p>
    <w:p w14:paraId="4FF45204" w14:textId="77777777" w:rsidR="00AD01C4" w:rsidRDefault="00AD01C4" w:rsidP="0066493F">
      <w:pPr>
        <w:widowControl w:val="0"/>
        <w:autoSpaceDE w:val="0"/>
        <w:autoSpaceDN w:val="0"/>
        <w:adjustRightInd w:val="0"/>
        <w:spacing w:after="0" w:line="239" w:lineRule="auto"/>
        <w:rPr>
          <w:rFonts w:ascii="Arial" w:hAnsi="Arial" w:cs="Arial"/>
        </w:rPr>
      </w:pPr>
    </w:p>
    <w:p w14:paraId="440950CE" w14:textId="4748421D" w:rsidR="00AD01C4" w:rsidRDefault="00AD01C4" w:rsidP="0066493F">
      <w:pPr>
        <w:widowControl w:val="0"/>
        <w:autoSpaceDE w:val="0"/>
        <w:autoSpaceDN w:val="0"/>
        <w:adjustRightInd w:val="0"/>
        <w:spacing w:after="0" w:line="239" w:lineRule="auto"/>
        <w:rPr>
          <w:rFonts w:ascii="Arial" w:hAnsi="Arial" w:cs="Arial"/>
        </w:rPr>
      </w:pPr>
      <w:r>
        <w:rPr>
          <w:rFonts w:ascii="Arial" w:hAnsi="Arial" w:cs="Arial"/>
        </w:rPr>
        <w:t>2024-2024    Docente Facultad Contaduría Pública.</w:t>
      </w:r>
    </w:p>
    <w:p w14:paraId="193ACA2F" w14:textId="77777777" w:rsidR="00AD01C4" w:rsidRDefault="00AD01C4" w:rsidP="0066493F">
      <w:pPr>
        <w:widowControl w:val="0"/>
        <w:autoSpaceDE w:val="0"/>
        <w:autoSpaceDN w:val="0"/>
        <w:adjustRightInd w:val="0"/>
        <w:spacing w:after="0" w:line="239" w:lineRule="auto"/>
        <w:rPr>
          <w:rFonts w:ascii="Arial" w:hAnsi="Arial" w:cs="Arial"/>
        </w:rPr>
      </w:pPr>
    </w:p>
    <w:p w14:paraId="4EDA6FB8" w14:textId="77777777" w:rsidR="00AD01C4" w:rsidRDefault="00AD01C4" w:rsidP="0066493F">
      <w:pPr>
        <w:widowControl w:val="0"/>
        <w:autoSpaceDE w:val="0"/>
        <w:autoSpaceDN w:val="0"/>
        <w:adjustRightInd w:val="0"/>
        <w:spacing w:after="0" w:line="239" w:lineRule="auto"/>
        <w:rPr>
          <w:rFonts w:ascii="Arial" w:hAnsi="Arial" w:cs="Arial"/>
        </w:rPr>
      </w:pPr>
    </w:p>
    <w:p w14:paraId="09AFADE8" w14:textId="77777777" w:rsidR="00AD01C4" w:rsidRDefault="00AD01C4" w:rsidP="0066493F">
      <w:pPr>
        <w:widowControl w:val="0"/>
        <w:autoSpaceDE w:val="0"/>
        <w:autoSpaceDN w:val="0"/>
        <w:adjustRightInd w:val="0"/>
        <w:spacing w:after="0" w:line="239" w:lineRule="auto"/>
        <w:rPr>
          <w:rFonts w:ascii="Arial" w:hAnsi="Arial" w:cs="Arial"/>
        </w:rPr>
      </w:pPr>
    </w:p>
    <w:p w14:paraId="69DEFB72" w14:textId="11C0C1FC" w:rsidR="00AD01C4" w:rsidRDefault="00AD01C4" w:rsidP="0066493F">
      <w:pPr>
        <w:widowControl w:val="0"/>
        <w:autoSpaceDE w:val="0"/>
        <w:autoSpaceDN w:val="0"/>
        <w:adjustRightInd w:val="0"/>
        <w:spacing w:after="0" w:line="239" w:lineRule="auto"/>
        <w:rPr>
          <w:rFonts w:ascii="Arial" w:hAnsi="Arial" w:cs="Arial"/>
        </w:rPr>
      </w:pPr>
      <w:r>
        <w:rPr>
          <w:rFonts w:ascii="Arial" w:hAnsi="Arial" w:cs="Arial"/>
        </w:rPr>
        <w:t>Universidad Central</w:t>
      </w:r>
    </w:p>
    <w:p w14:paraId="3793DF58" w14:textId="77777777" w:rsidR="00AD01C4" w:rsidRDefault="00AD01C4" w:rsidP="0066493F">
      <w:pPr>
        <w:widowControl w:val="0"/>
        <w:autoSpaceDE w:val="0"/>
        <w:autoSpaceDN w:val="0"/>
        <w:adjustRightInd w:val="0"/>
        <w:spacing w:after="0" w:line="239" w:lineRule="auto"/>
        <w:rPr>
          <w:rFonts w:ascii="Arial" w:hAnsi="Arial" w:cs="Arial"/>
        </w:rPr>
      </w:pPr>
    </w:p>
    <w:p w14:paraId="00105A3F" w14:textId="1372856B" w:rsidR="00AD01C4" w:rsidRDefault="00AD01C4" w:rsidP="0066493F">
      <w:pPr>
        <w:widowControl w:val="0"/>
        <w:autoSpaceDE w:val="0"/>
        <w:autoSpaceDN w:val="0"/>
        <w:adjustRightInd w:val="0"/>
        <w:spacing w:after="0" w:line="239" w:lineRule="auto"/>
        <w:rPr>
          <w:rFonts w:ascii="Arial" w:hAnsi="Arial" w:cs="Arial"/>
        </w:rPr>
      </w:pPr>
      <w:r>
        <w:rPr>
          <w:rFonts w:ascii="Arial" w:hAnsi="Arial" w:cs="Arial"/>
        </w:rPr>
        <w:t>2025              Docente diplomado NIIF.</w:t>
      </w:r>
    </w:p>
    <w:p w14:paraId="6D87361D" w14:textId="77777777" w:rsidR="00AD01C4" w:rsidRDefault="00AD01C4" w:rsidP="0066493F">
      <w:pPr>
        <w:widowControl w:val="0"/>
        <w:autoSpaceDE w:val="0"/>
        <w:autoSpaceDN w:val="0"/>
        <w:adjustRightInd w:val="0"/>
        <w:spacing w:after="0" w:line="239" w:lineRule="auto"/>
        <w:rPr>
          <w:rFonts w:ascii="Arial" w:hAnsi="Arial" w:cs="Arial"/>
        </w:rPr>
      </w:pPr>
    </w:p>
    <w:p w14:paraId="7D8BD86B" w14:textId="7F6B34ED" w:rsidR="0066493F" w:rsidRDefault="0066493F" w:rsidP="0066493F">
      <w:pPr>
        <w:widowControl w:val="0"/>
        <w:autoSpaceDE w:val="0"/>
        <w:autoSpaceDN w:val="0"/>
        <w:adjustRightInd w:val="0"/>
        <w:spacing w:after="0" w:line="239" w:lineRule="auto"/>
        <w:rPr>
          <w:rFonts w:ascii="Arial" w:hAnsi="Arial" w:cs="Arial"/>
        </w:rPr>
      </w:pPr>
      <w:r>
        <w:rPr>
          <w:rFonts w:ascii="Arial" w:hAnsi="Arial" w:cs="Arial"/>
        </w:rPr>
        <w:t>Universidad Libre</w:t>
      </w:r>
    </w:p>
    <w:p w14:paraId="78FA6EA3" w14:textId="77777777" w:rsidR="0066493F" w:rsidRDefault="0066493F" w:rsidP="0066493F">
      <w:pPr>
        <w:widowControl w:val="0"/>
        <w:autoSpaceDE w:val="0"/>
        <w:autoSpaceDN w:val="0"/>
        <w:adjustRightInd w:val="0"/>
        <w:spacing w:after="0" w:line="239" w:lineRule="auto"/>
        <w:rPr>
          <w:rFonts w:ascii="Arial" w:hAnsi="Arial" w:cs="Arial"/>
        </w:rPr>
      </w:pPr>
    </w:p>
    <w:p w14:paraId="3A736777" w14:textId="77777777" w:rsidR="0066493F" w:rsidRDefault="0066493F" w:rsidP="0066493F">
      <w:pPr>
        <w:widowControl w:val="0"/>
        <w:autoSpaceDE w:val="0"/>
        <w:autoSpaceDN w:val="0"/>
        <w:adjustRightInd w:val="0"/>
        <w:spacing w:after="0" w:line="239" w:lineRule="auto"/>
        <w:ind w:left="1440" w:hanging="1440"/>
        <w:rPr>
          <w:rFonts w:ascii="Arial" w:hAnsi="Arial" w:cs="Arial"/>
        </w:rPr>
      </w:pPr>
      <w:r>
        <w:rPr>
          <w:rFonts w:ascii="Arial" w:hAnsi="Arial" w:cs="Arial"/>
        </w:rPr>
        <w:t>2013-2016</w:t>
      </w:r>
      <w:r>
        <w:rPr>
          <w:rFonts w:ascii="Arial" w:hAnsi="Arial" w:cs="Arial"/>
        </w:rPr>
        <w:tab/>
        <w:t>Docente XBRL en Maestria de Contabilidad.</w:t>
      </w:r>
    </w:p>
    <w:p w14:paraId="78550AA2" w14:textId="77777777" w:rsidR="0066493F" w:rsidRDefault="0066493F">
      <w:pPr>
        <w:widowControl w:val="0"/>
        <w:autoSpaceDE w:val="0"/>
        <w:autoSpaceDN w:val="0"/>
        <w:adjustRightInd w:val="0"/>
        <w:spacing w:after="0" w:line="239" w:lineRule="auto"/>
        <w:rPr>
          <w:rFonts w:ascii="Arial" w:hAnsi="Arial" w:cs="Arial"/>
        </w:rPr>
      </w:pPr>
    </w:p>
    <w:p w14:paraId="7185D0D9" w14:textId="77777777" w:rsidR="0066493F" w:rsidRDefault="0066493F">
      <w:pPr>
        <w:widowControl w:val="0"/>
        <w:autoSpaceDE w:val="0"/>
        <w:autoSpaceDN w:val="0"/>
        <w:adjustRightInd w:val="0"/>
        <w:spacing w:after="0" w:line="239" w:lineRule="auto"/>
        <w:rPr>
          <w:rFonts w:ascii="Arial" w:hAnsi="Arial" w:cs="Arial"/>
        </w:rPr>
      </w:pPr>
    </w:p>
    <w:p w14:paraId="35AA1988" w14:textId="77777777" w:rsidR="00B56494" w:rsidRDefault="00B56494">
      <w:pPr>
        <w:widowControl w:val="0"/>
        <w:autoSpaceDE w:val="0"/>
        <w:autoSpaceDN w:val="0"/>
        <w:adjustRightInd w:val="0"/>
        <w:spacing w:after="0" w:line="239" w:lineRule="auto"/>
        <w:rPr>
          <w:rFonts w:ascii="Arial" w:hAnsi="Arial" w:cs="Arial"/>
        </w:rPr>
      </w:pPr>
      <w:r>
        <w:rPr>
          <w:rFonts w:ascii="Arial" w:hAnsi="Arial" w:cs="Arial"/>
        </w:rPr>
        <w:lastRenderedPageBreak/>
        <w:t xml:space="preserve">Instituto de Estudios Ministerio </w:t>
      </w:r>
      <w:r w:rsidR="005B4B8D">
        <w:rPr>
          <w:rFonts w:ascii="Arial" w:hAnsi="Arial" w:cs="Arial"/>
        </w:rPr>
        <w:t>Público</w:t>
      </w:r>
      <w:r>
        <w:rPr>
          <w:rFonts w:ascii="Arial" w:hAnsi="Arial" w:cs="Arial"/>
        </w:rPr>
        <w:t xml:space="preserve">. – </w:t>
      </w:r>
      <w:r w:rsidR="005B4B8D" w:rsidRPr="008331E0">
        <w:rPr>
          <w:rFonts w:ascii="Arial" w:hAnsi="Arial" w:cs="Arial"/>
          <w:b/>
        </w:rPr>
        <w:t>Procuraduría</w:t>
      </w:r>
      <w:r w:rsidRPr="008331E0">
        <w:rPr>
          <w:rFonts w:ascii="Arial" w:hAnsi="Arial" w:cs="Arial"/>
          <w:b/>
        </w:rPr>
        <w:t xml:space="preserve"> General de la Nación</w:t>
      </w:r>
      <w:r>
        <w:rPr>
          <w:rFonts w:ascii="Arial" w:hAnsi="Arial" w:cs="Arial"/>
        </w:rPr>
        <w:t>.</w:t>
      </w:r>
    </w:p>
    <w:p w14:paraId="59A24441" w14:textId="77777777" w:rsidR="00B56494" w:rsidRDefault="00B56494" w:rsidP="00B56494">
      <w:pPr>
        <w:widowControl w:val="0"/>
        <w:autoSpaceDE w:val="0"/>
        <w:autoSpaceDN w:val="0"/>
        <w:adjustRightInd w:val="0"/>
        <w:spacing w:after="0" w:line="239" w:lineRule="auto"/>
        <w:rPr>
          <w:rFonts w:ascii="Arial" w:hAnsi="Arial" w:cs="Arial"/>
        </w:rPr>
      </w:pPr>
    </w:p>
    <w:p w14:paraId="41216740" w14:textId="77777777" w:rsidR="00B56494" w:rsidRDefault="00B56494" w:rsidP="00B56494">
      <w:pPr>
        <w:widowControl w:val="0"/>
        <w:autoSpaceDE w:val="0"/>
        <w:autoSpaceDN w:val="0"/>
        <w:adjustRightInd w:val="0"/>
        <w:spacing w:after="0" w:line="239" w:lineRule="auto"/>
        <w:ind w:left="1440" w:hanging="1440"/>
        <w:rPr>
          <w:rFonts w:ascii="Arial" w:hAnsi="Arial" w:cs="Arial"/>
        </w:rPr>
      </w:pPr>
      <w:r>
        <w:rPr>
          <w:rFonts w:ascii="Arial" w:hAnsi="Arial" w:cs="Arial"/>
        </w:rPr>
        <w:t>2015</w:t>
      </w:r>
      <w:r>
        <w:rPr>
          <w:rFonts w:ascii="Arial" w:hAnsi="Arial" w:cs="Arial"/>
        </w:rPr>
        <w:tab/>
        <w:t xml:space="preserve">Gobernación de Cundinamarca- </w:t>
      </w:r>
      <w:r w:rsidR="005B4B8D">
        <w:rPr>
          <w:rFonts w:ascii="Arial" w:hAnsi="Arial" w:cs="Arial"/>
        </w:rPr>
        <w:t>Estándares</w:t>
      </w:r>
      <w:r>
        <w:rPr>
          <w:rFonts w:ascii="Arial" w:hAnsi="Arial" w:cs="Arial"/>
        </w:rPr>
        <w:t xml:space="preserve"> de Contabilidad e Información Financiera</w:t>
      </w:r>
    </w:p>
    <w:p w14:paraId="3982E2D5" w14:textId="77777777" w:rsidR="00B56494" w:rsidRDefault="00B56494">
      <w:pPr>
        <w:widowControl w:val="0"/>
        <w:autoSpaceDE w:val="0"/>
        <w:autoSpaceDN w:val="0"/>
        <w:adjustRightInd w:val="0"/>
        <w:spacing w:after="0" w:line="239" w:lineRule="auto"/>
        <w:rPr>
          <w:rFonts w:ascii="Arial" w:hAnsi="Arial" w:cs="Arial"/>
        </w:rPr>
      </w:pPr>
    </w:p>
    <w:p w14:paraId="6D44E463" w14:textId="77777777" w:rsidR="00E00CC2" w:rsidRDefault="00855305">
      <w:pPr>
        <w:widowControl w:val="0"/>
        <w:autoSpaceDE w:val="0"/>
        <w:autoSpaceDN w:val="0"/>
        <w:adjustRightInd w:val="0"/>
        <w:spacing w:after="0" w:line="239" w:lineRule="auto"/>
        <w:rPr>
          <w:rFonts w:ascii="Times New Roman" w:hAnsi="Times New Roman" w:cs="Times New Roman"/>
          <w:sz w:val="24"/>
          <w:szCs w:val="24"/>
        </w:rPr>
      </w:pPr>
      <w:r>
        <w:rPr>
          <w:rFonts w:ascii="Arial" w:hAnsi="Arial" w:cs="Arial"/>
        </w:rPr>
        <w:t>Universidad del Rosario – Bogotá</w:t>
      </w:r>
    </w:p>
    <w:p w14:paraId="06FA9019" w14:textId="77777777" w:rsidR="00E00CC2" w:rsidRDefault="00E00CC2">
      <w:pPr>
        <w:widowControl w:val="0"/>
        <w:autoSpaceDE w:val="0"/>
        <w:autoSpaceDN w:val="0"/>
        <w:adjustRightInd w:val="0"/>
        <w:spacing w:after="0" w:line="60" w:lineRule="exact"/>
        <w:rPr>
          <w:rFonts w:ascii="Times New Roman" w:hAnsi="Times New Roman" w:cs="Times New Roman"/>
          <w:sz w:val="24"/>
          <w:szCs w:val="24"/>
        </w:rPr>
      </w:pPr>
    </w:p>
    <w:p w14:paraId="5576B25F" w14:textId="77777777" w:rsidR="00E00CC2" w:rsidRDefault="00B56494">
      <w:pPr>
        <w:widowControl w:val="0"/>
        <w:tabs>
          <w:tab w:val="left" w:pos="1400"/>
        </w:tabs>
        <w:autoSpaceDE w:val="0"/>
        <w:autoSpaceDN w:val="0"/>
        <w:adjustRightInd w:val="0"/>
        <w:spacing w:after="0" w:line="239" w:lineRule="auto"/>
        <w:ind w:left="380"/>
        <w:rPr>
          <w:rFonts w:ascii="Times New Roman" w:hAnsi="Times New Roman" w:cs="Times New Roman"/>
          <w:sz w:val="24"/>
          <w:szCs w:val="24"/>
        </w:rPr>
      </w:pPr>
      <w:r>
        <w:rPr>
          <w:rFonts w:ascii="Arial" w:hAnsi="Arial" w:cs="Arial"/>
        </w:rPr>
        <w:t>2015</w:t>
      </w:r>
      <w:r w:rsidR="00855305">
        <w:rPr>
          <w:rFonts w:ascii="Times New Roman" w:hAnsi="Times New Roman" w:cs="Times New Roman"/>
          <w:sz w:val="24"/>
          <w:szCs w:val="24"/>
        </w:rPr>
        <w:tab/>
      </w:r>
      <w:r w:rsidR="00855305">
        <w:rPr>
          <w:rFonts w:ascii="Arial" w:hAnsi="Arial" w:cs="Arial"/>
        </w:rPr>
        <w:t>Docente en Diplomado de Están</w:t>
      </w:r>
      <w:r w:rsidR="008331E0">
        <w:rPr>
          <w:rFonts w:ascii="Arial" w:hAnsi="Arial" w:cs="Arial"/>
        </w:rPr>
        <w:t xml:space="preserve">dares de Información Financiera del sector público </w:t>
      </w:r>
      <w:r w:rsidR="008331E0" w:rsidRPr="008331E0">
        <w:rPr>
          <w:rFonts w:ascii="Arial" w:hAnsi="Arial" w:cs="Arial"/>
          <w:b/>
        </w:rPr>
        <w:t>NICSP</w:t>
      </w:r>
    </w:p>
    <w:p w14:paraId="45A5D58E" w14:textId="77777777" w:rsidR="00E00CC2" w:rsidRDefault="00E00CC2">
      <w:pPr>
        <w:widowControl w:val="0"/>
        <w:autoSpaceDE w:val="0"/>
        <w:autoSpaceDN w:val="0"/>
        <w:adjustRightInd w:val="0"/>
        <w:spacing w:after="0" w:line="374" w:lineRule="exact"/>
        <w:rPr>
          <w:rFonts w:ascii="Times New Roman" w:hAnsi="Times New Roman" w:cs="Times New Roman"/>
          <w:sz w:val="24"/>
          <w:szCs w:val="24"/>
        </w:rPr>
      </w:pPr>
    </w:p>
    <w:p w14:paraId="05FE89C6" w14:textId="77777777" w:rsidR="00E00CC2" w:rsidRDefault="00855305">
      <w:pPr>
        <w:widowControl w:val="0"/>
        <w:autoSpaceDE w:val="0"/>
        <w:autoSpaceDN w:val="0"/>
        <w:adjustRightInd w:val="0"/>
        <w:spacing w:after="0" w:line="239" w:lineRule="auto"/>
        <w:rPr>
          <w:rFonts w:ascii="Times New Roman" w:hAnsi="Times New Roman" w:cs="Times New Roman"/>
          <w:sz w:val="24"/>
          <w:szCs w:val="24"/>
        </w:rPr>
      </w:pPr>
      <w:r>
        <w:rPr>
          <w:rFonts w:ascii="Arial" w:hAnsi="Arial" w:cs="Arial"/>
        </w:rPr>
        <w:t>Escuela de Economía Administración y Finanzas- UDCA-</w:t>
      </w:r>
    </w:p>
    <w:p w14:paraId="10F81499" w14:textId="77777777" w:rsidR="00E00CC2" w:rsidRDefault="00E00CC2">
      <w:pPr>
        <w:widowControl w:val="0"/>
        <w:autoSpaceDE w:val="0"/>
        <w:autoSpaceDN w:val="0"/>
        <w:adjustRightInd w:val="0"/>
        <w:spacing w:after="0" w:line="374" w:lineRule="exact"/>
        <w:rPr>
          <w:rFonts w:ascii="Times New Roman" w:hAnsi="Times New Roman" w:cs="Times New Roman"/>
          <w:sz w:val="24"/>
          <w:szCs w:val="24"/>
        </w:rPr>
      </w:pPr>
    </w:p>
    <w:p w14:paraId="183AF6BE" w14:textId="77777777" w:rsidR="00E00CC2" w:rsidRDefault="00855305">
      <w:pPr>
        <w:widowControl w:val="0"/>
        <w:tabs>
          <w:tab w:val="left" w:pos="1400"/>
        </w:tabs>
        <w:autoSpaceDE w:val="0"/>
        <w:autoSpaceDN w:val="0"/>
        <w:adjustRightInd w:val="0"/>
        <w:spacing w:after="0" w:line="239" w:lineRule="auto"/>
        <w:ind w:left="360"/>
        <w:rPr>
          <w:rFonts w:ascii="Times New Roman" w:hAnsi="Times New Roman" w:cs="Times New Roman"/>
          <w:sz w:val="24"/>
          <w:szCs w:val="24"/>
        </w:rPr>
      </w:pPr>
      <w:r>
        <w:rPr>
          <w:rFonts w:ascii="Arial" w:hAnsi="Arial" w:cs="Arial"/>
        </w:rPr>
        <w:t>2012</w:t>
      </w:r>
      <w:r>
        <w:rPr>
          <w:rFonts w:ascii="Times New Roman" w:hAnsi="Times New Roman" w:cs="Times New Roman"/>
          <w:sz w:val="24"/>
          <w:szCs w:val="24"/>
        </w:rPr>
        <w:tab/>
      </w:r>
      <w:r>
        <w:rPr>
          <w:rFonts w:ascii="Arial" w:hAnsi="Arial" w:cs="Arial"/>
        </w:rPr>
        <w:t>Contabilidad Internacional.</w:t>
      </w:r>
    </w:p>
    <w:p w14:paraId="2918A39A" w14:textId="77777777" w:rsidR="00E00CC2" w:rsidRDefault="00E00CC2">
      <w:pPr>
        <w:widowControl w:val="0"/>
        <w:autoSpaceDE w:val="0"/>
        <w:autoSpaceDN w:val="0"/>
        <w:adjustRightInd w:val="0"/>
        <w:spacing w:after="0" w:line="372" w:lineRule="exact"/>
        <w:rPr>
          <w:rFonts w:ascii="Times New Roman" w:hAnsi="Times New Roman" w:cs="Times New Roman"/>
          <w:sz w:val="24"/>
          <w:szCs w:val="24"/>
        </w:rPr>
      </w:pPr>
    </w:p>
    <w:p w14:paraId="314916D9" w14:textId="77777777" w:rsidR="00E00CC2" w:rsidRDefault="00855305">
      <w:pPr>
        <w:widowControl w:val="0"/>
        <w:autoSpaceDE w:val="0"/>
        <w:autoSpaceDN w:val="0"/>
        <w:adjustRightInd w:val="0"/>
        <w:spacing w:after="0" w:line="239" w:lineRule="auto"/>
        <w:rPr>
          <w:rFonts w:ascii="Times New Roman" w:hAnsi="Times New Roman" w:cs="Times New Roman"/>
          <w:sz w:val="24"/>
          <w:szCs w:val="24"/>
        </w:rPr>
      </w:pPr>
      <w:r>
        <w:rPr>
          <w:rFonts w:ascii="Arial" w:hAnsi="Arial" w:cs="Arial"/>
        </w:rPr>
        <w:t>Universidad del Norte – Barranquilla</w:t>
      </w:r>
    </w:p>
    <w:p w14:paraId="5BFE5CBF" w14:textId="77777777" w:rsidR="00E00CC2" w:rsidRDefault="00E00CC2">
      <w:pPr>
        <w:widowControl w:val="0"/>
        <w:autoSpaceDE w:val="0"/>
        <w:autoSpaceDN w:val="0"/>
        <w:adjustRightInd w:val="0"/>
        <w:spacing w:after="0" w:line="63" w:lineRule="exact"/>
        <w:rPr>
          <w:rFonts w:ascii="Times New Roman" w:hAnsi="Times New Roman" w:cs="Times New Roman"/>
          <w:sz w:val="24"/>
          <w:szCs w:val="24"/>
        </w:rPr>
      </w:pPr>
    </w:p>
    <w:p w14:paraId="4838E407" w14:textId="77777777" w:rsidR="00E00CC2" w:rsidRDefault="00855305">
      <w:pPr>
        <w:widowControl w:val="0"/>
        <w:autoSpaceDE w:val="0"/>
        <w:autoSpaceDN w:val="0"/>
        <w:adjustRightInd w:val="0"/>
        <w:spacing w:after="0" w:line="239" w:lineRule="auto"/>
        <w:ind w:left="380"/>
        <w:rPr>
          <w:rFonts w:ascii="Times New Roman" w:hAnsi="Times New Roman" w:cs="Times New Roman"/>
          <w:sz w:val="24"/>
          <w:szCs w:val="24"/>
        </w:rPr>
      </w:pPr>
      <w:r>
        <w:rPr>
          <w:rFonts w:ascii="Arial" w:hAnsi="Arial" w:cs="Arial"/>
        </w:rPr>
        <w:t>2010 Desarrollo de contenido para educación virtual en Auditoria Internacional.</w:t>
      </w:r>
    </w:p>
    <w:p w14:paraId="4990B5D0" w14:textId="77777777" w:rsidR="00E00CC2" w:rsidRDefault="00E00CC2">
      <w:pPr>
        <w:widowControl w:val="0"/>
        <w:autoSpaceDE w:val="0"/>
        <w:autoSpaceDN w:val="0"/>
        <w:adjustRightInd w:val="0"/>
        <w:spacing w:after="0" w:line="200" w:lineRule="exact"/>
        <w:rPr>
          <w:rFonts w:ascii="Times New Roman" w:hAnsi="Times New Roman" w:cs="Times New Roman"/>
          <w:sz w:val="24"/>
          <w:szCs w:val="24"/>
        </w:rPr>
      </w:pPr>
    </w:p>
    <w:p w14:paraId="4F9BBB29" w14:textId="77777777" w:rsidR="00E00CC2" w:rsidRDefault="00E00CC2">
      <w:pPr>
        <w:widowControl w:val="0"/>
        <w:autoSpaceDE w:val="0"/>
        <w:autoSpaceDN w:val="0"/>
        <w:adjustRightInd w:val="0"/>
        <w:spacing w:after="0" w:line="219" w:lineRule="exact"/>
        <w:rPr>
          <w:rFonts w:ascii="Times New Roman" w:hAnsi="Times New Roman" w:cs="Times New Roman"/>
          <w:sz w:val="24"/>
          <w:szCs w:val="24"/>
        </w:rPr>
      </w:pPr>
    </w:p>
    <w:p w14:paraId="2468027E" w14:textId="77777777" w:rsidR="00E00CC2" w:rsidRDefault="00855305">
      <w:pPr>
        <w:widowControl w:val="0"/>
        <w:overflowPunct w:val="0"/>
        <w:autoSpaceDE w:val="0"/>
        <w:autoSpaceDN w:val="0"/>
        <w:adjustRightInd w:val="0"/>
        <w:spacing w:after="0" w:line="277" w:lineRule="auto"/>
        <w:ind w:right="5700"/>
        <w:rPr>
          <w:rFonts w:ascii="Times New Roman" w:hAnsi="Times New Roman" w:cs="Times New Roman"/>
          <w:sz w:val="24"/>
          <w:szCs w:val="24"/>
        </w:rPr>
      </w:pPr>
      <w:r>
        <w:rPr>
          <w:rFonts w:ascii="Arial" w:hAnsi="Arial" w:cs="Arial"/>
          <w:sz w:val="21"/>
          <w:szCs w:val="21"/>
        </w:rPr>
        <w:t>Universidad Santo Tomás. Facultad de Contaduría Pública.</w:t>
      </w:r>
    </w:p>
    <w:p w14:paraId="45345325" w14:textId="77777777" w:rsidR="00E00CC2" w:rsidRDefault="00E00CC2">
      <w:pPr>
        <w:widowControl w:val="0"/>
        <w:autoSpaceDE w:val="0"/>
        <w:autoSpaceDN w:val="0"/>
        <w:adjustRightInd w:val="0"/>
        <w:spacing w:after="0" w:line="25" w:lineRule="exact"/>
        <w:rPr>
          <w:rFonts w:ascii="Times New Roman" w:hAnsi="Times New Roman" w:cs="Times New Roman"/>
          <w:sz w:val="24"/>
          <w:szCs w:val="24"/>
        </w:rPr>
      </w:pPr>
    </w:p>
    <w:p w14:paraId="03669533" w14:textId="77777777" w:rsidR="00E00CC2" w:rsidRDefault="00855305">
      <w:pPr>
        <w:widowControl w:val="0"/>
        <w:tabs>
          <w:tab w:val="left" w:pos="1400"/>
        </w:tabs>
        <w:autoSpaceDE w:val="0"/>
        <w:autoSpaceDN w:val="0"/>
        <w:adjustRightInd w:val="0"/>
        <w:spacing w:after="0" w:line="240" w:lineRule="auto"/>
        <w:ind w:left="380"/>
        <w:rPr>
          <w:rFonts w:ascii="Times New Roman" w:hAnsi="Times New Roman" w:cs="Times New Roman"/>
          <w:sz w:val="24"/>
          <w:szCs w:val="24"/>
        </w:rPr>
      </w:pPr>
      <w:r>
        <w:rPr>
          <w:rFonts w:ascii="Arial" w:hAnsi="Arial" w:cs="Arial"/>
        </w:rPr>
        <w:t>2010.</w:t>
      </w:r>
      <w:r>
        <w:rPr>
          <w:rFonts w:ascii="Times New Roman" w:hAnsi="Times New Roman" w:cs="Times New Roman"/>
          <w:sz w:val="24"/>
          <w:szCs w:val="24"/>
        </w:rPr>
        <w:tab/>
      </w:r>
      <w:r>
        <w:rPr>
          <w:rFonts w:ascii="Arial" w:hAnsi="Arial" w:cs="Arial"/>
        </w:rPr>
        <w:t>Auditoria</w:t>
      </w:r>
    </w:p>
    <w:p w14:paraId="11768871" w14:textId="77777777" w:rsidR="00E00CC2" w:rsidRDefault="00E00CC2">
      <w:pPr>
        <w:widowControl w:val="0"/>
        <w:autoSpaceDE w:val="0"/>
        <w:autoSpaceDN w:val="0"/>
        <w:adjustRightInd w:val="0"/>
        <w:spacing w:after="0" w:line="200" w:lineRule="exact"/>
        <w:rPr>
          <w:rFonts w:ascii="Times New Roman" w:hAnsi="Times New Roman" w:cs="Times New Roman"/>
          <w:sz w:val="24"/>
          <w:szCs w:val="24"/>
        </w:rPr>
      </w:pPr>
    </w:p>
    <w:p w14:paraId="0B5D1266" w14:textId="77777777" w:rsidR="00E00CC2" w:rsidRDefault="00E00CC2">
      <w:pPr>
        <w:widowControl w:val="0"/>
        <w:autoSpaceDE w:val="0"/>
        <w:autoSpaceDN w:val="0"/>
        <w:adjustRightInd w:val="0"/>
        <w:spacing w:after="0" w:line="215" w:lineRule="exact"/>
        <w:rPr>
          <w:rFonts w:ascii="Times New Roman" w:hAnsi="Times New Roman" w:cs="Times New Roman"/>
          <w:sz w:val="24"/>
          <w:szCs w:val="24"/>
        </w:rPr>
      </w:pPr>
    </w:p>
    <w:p w14:paraId="0C978124" w14:textId="77777777" w:rsidR="00E00CC2" w:rsidRDefault="00855305">
      <w:pPr>
        <w:widowControl w:val="0"/>
        <w:overflowPunct w:val="0"/>
        <w:autoSpaceDE w:val="0"/>
        <w:autoSpaceDN w:val="0"/>
        <w:adjustRightInd w:val="0"/>
        <w:spacing w:after="0" w:line="256" w:lineRule="auto"/>
        <w:ind w:right="4340"/>
        <w:rPr>
          <w:rFonts w:ascii="Times New Roman" w:hAnsi="Times New Roman" w:cs="Times New Roman"/>
          <w:sz w:val="24"/>
          <w:szCs w:val="24"/>
        </w:rPr>
      </w:pPr>
      <w:r>
        <w:rPr>
          <w:rFonts w:ascii="Arial" w:hAnsi="Arial" w:cs="Arial"/>
        </w:rPr>
        <w:t>Universidad Javeriana.( Bogotá) Especialización en Contabilidad Internacional.</w:t>
      </w:r>
    </w:p>
    <w:p w14:paraId="2B41EA64" w14:textId="77777777" w:rsidR="00E00CC2" w:rsidRDefault="00E00CC2">
      <w:pPr>
        <w:widowControl w:val="0"/>
        <w:autoSpaceDE w:val="0"/>
        <w:autoSpaceDN w:val="0"/>
        <w:adjustRightInd w:val="0"/>
        <w:spacing w:after="0" w:line="42" w:lineRule="exact"/>
        <w:rPr>
          <w:rFonts w:ascii="Times New Roman" w:hAnsi="Times New Roman" w:cs="Times New Roman"/>
          <w:sz w:val="24"/>
          <w:szCs w:val="24"/>
        </w:rPr>
      </w:pPr>
    </w:p>
    <w:p w14:paraId="1AC9CD88" w14:textId="2185C792" w:rsidR="00E00CC2" w:rsidRDefault="00B56494">
      <w:pPr>
        <w:widowControl w:val="0"/>
        <w:tabs>
          <w:tab w:val="left" w:pos="1400"/>
        </w:tabs>
        <w:autoSpaceDE w:val="0"/>
        <w:autoSpaceDN w:val="0"/>
        <w:adjustRightInd w:val="0"/>
        <w:spacing w:after="0" w:line="240" w:lineRule="auto"/>
        <w:ind w:left="360"/>
        <w:rPr>
          <w:rFonts w:ascii="Times New Roman" w:hAnsi="Times New Roman" w:cs="Times New Roman"/>
          <w:sz w:val="24"/>
          <w:szCs w:val="24"/>
        </w:rPr>
      </w:pPr>
      <w:r>
        <w:rPr>
          <w:rFonts w:ascii="Arial" w:hAnsi="Arial" w:cs="Arial"/>
        </w:rPr>
        <w:t>201</w:t>
      </w:r>
      <w:r w:rsidR="00D130E8">
        <w:rPr>
          <w:rFonts w:ascii="Arial" w:hAnsi="Arial" w:cs="Arial"/>
        </w:rPr>
        <w:t>3-201</w:t>
      </w:r>
      <w:r w:rsidR="00041E6C">
        <w:rPr>
          <w:rFonts w:ascii="Arial" w:hAnsi="Arial" w:cs="Arial"/>
        </w:rPr>
        <w:t>8</w:t>
      </w:r>
      <w:r w:rsidR="00855305">
        <w:rPr>
          <w:rFonts w:ascii="Times New Roman" w:hAnsi="Times New Roman" w:cs="Times New Roman"/>
          <w:sz w:val="24"/>
          <w:szCs w:val="24"/>
        </w:rPr>
        <w:tab/>
      </w:r>
      <w:r w:rsidR="00855305">
        <w:rPr>
          <w:rFonts w:ascii="Arial" w:hAnsi="Arial" w:cs="Arial"/>
        </w:rPr>
        <w:t>Módulo XBRL.</w:t>
      </w:r>
    </w:p>
    <w:p w14:paraId="4ADE8DA8" w14:textId="77777777" w:rsidR="00E00CC2" w:rsidRDefault="00E00CC2">
      <w:pPr>
        <w:widowControl w:val="0"/>
        <w:autoSpaceDE w:val="0"/>
        <w:autoSpaceDN w:val="0"/>
        <w:adjustRightInd w:val="0"/>
        <w:spacing w:after="0" w:line="106" w:lineRule="exact"/>
        <w:rPr>
          <w:rFonts w:ascii="Times New Roman" w:hAnsi="Times New Roman" w:cs="Times New Roman"/>
          <w:sz w:val="24"/>
          <w:szCs w:val="24"/>
        </w:rPr>
      </w:pPr>
    </w:p>
    <w:p w14:paraId="56ED4929" w14:textId="77777777" w:rsidR="00E00CC2" w:rsidRDefault="00855305">
      <w:pPr>
        <w:widowControl w:val="0"/>
        <w:tabs>
          <w:tab w:val="left" w:pos="1400"/>
        </w:tabs>
        <w:overflowPunct w:val="0"/>
        <w:autoSpaceDE w:val="0"/>
        <w:autoSpaceDN w:val="0"/>
        <w:adjustRightInd w:val="0"/>
        <w:spacing w:after="0" w:line="225" w:lineRule="auto"/>
        <w:ind w:left="1420" w:hanging="1060"/>
        <w:jc w:val="both"/>
        <w:rPr>
          <w:rFonts w:ascii="Times New Roman" w:hAnsi="Times New Roman" w:cs="Times New Roman"/>
          <w:sz w:val="24"/>
          <w:szCs w:val="24"/>
        </w:rPr>
      </w:pPr>
      <w:r>
        <w:rPr>
          <w:rFonts w:ascii="Arial" w:hAnsi="Arial" w:cs="Arial"/>
        </w:rPr>
        <w:t>2013</w:t>
      </w:r>
      <w:r>
        <w:rPr>
          <w:rFonts w:ascii="Times New Roman" w:hAnsi="Times New Roman" w:cs="Times New Roman"/>
          <w:sz w:val="24"/>
          <w:szCs w:val="24"/>
        </w:rPr>
        <w:tab/>
      </w:r>
      <w:r>
        <w:rPr>
          <w:rFonts w:ascii="Arial" w:hAnsi="Arial" w:cs="Arial"/>
        </w:rPr>
        <w:t>Delegado por parte de la facultad como representante ante el comité técnico del sistema documental contable del Consejo Técnico de la Contaduría Pública.</w:t>
      </w:r>
    </w:p>
    <w:p w14:paraId="681C8FA5" w14:textId="77777777" w:rsidR="00E00CC2" w:rsidRDefault="00E00CC2">
      <w:pPr>
        <w:widowControl w:val="0"/>
        <w:autoSpaceDE w:val="0"/>
        <w:autoSpaceDN w:val="0"/>
        <w:adjustRightInd w:val="0"/>
        <w:spacing w:after="0" w:line="375" w:lineRule="exact"/>
        <w:rPr>
          <w:rFonts w:ascii="Times New Roman" w:hAnsi="Times New Roman" w:cs="Times New Roman"/>
          <w:sz w:val="24"/>
          <w:szCs w:val="24"/>
        </w:rPr>
      </w:pPr>
    </w:p>
    <w:p w14:paraId="2ABFA068" w14:textId="77777777" w:rsidR="00E00CC2" w:rsidRDefault="0085530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rPr>
        <w:t>ICESI ( Cali)</w:t>
      </w:r>
    </w:p>
    <w:p w14:paraId="14798C1A" w14:textId="77777777" w:rsidR="00E00CC2" w:rsidRDefault="00E00CC2">
      <w:pPr>
        <w:widowControl w:val="0"/>
        <w:autoSpaceDE w:val="0"/>
        <w:autoSpaceDN w:val="0"/>
        <w:adjustRightInd w:val="0"/>
        <w:spacing w:after="0" w:line="106" w:lineRule="exact"/>
        <w:rPr>
          <w:rFonts w:ascii="Times New Roman" w:hAnsi="Times New Roman" w:cs="Times New Roman"/>
          <w:sz w:val="24"/>
          <w:szCs w:val="24"/>
        </w:rPr>
      </w:pPr>
    </w:p>
    <w:p w14:paraId="16007E84" w14:textId="77777777" w:rsidR="00E00CC2" w:rsidRDefault="00855305">
      <w:pPr>
        <w:widowControl w:val="0"/>
        <w:overflowPunct w:val="0"/>
        <w:autoSpaceDE w:val="0"/>
        <w:autoSpaceDN w:val="0"/>
        <w:adjustRightInd w:val="0"/>
        <w:spacing w:after="0" w:line="253" w:lineRule="auto"/>
        <w:ind w:left="360" w:right="4340" w:hanging="360"/>
        <w:rPr>
          <w:rFonts w:ascii="Times New Roman" w:hAnsi="Times New Roman" w:cs="Times New Roman"/>
          <w:sz w:val="24"/>
          <w:szCs w:val="24"/>
        </w:rPr>
      </w:pPr>
      <w:r>
        <w:rPr>
          <w:rFonts w:ascii="Arial" w:hAnsi="Arial" w:cs="Arial"/>
        </w:rPr>
        <w:t>Especialización en Contabilidad Internacional. 2009 Módulo XBRL.</w:t>
      </w:r>
    </w:p>
    <w:p w14:paraId="2C0242DB" w14:textId="77777777" w:rsidR="00E00CC2" w:rsidRDefault="00E00CC2">
      <w:pPr>
        <w:widowControl w:val="0"/>
        <w:autoSpaceDE w:val="0"/>
        <w:autoSpaceDN w:val="0"/>
        <w:adjustRightInd w:val="0"/>
        <w:spacing w:after="0" w:line="361" w:lineRule="exact"/>
        <w:rPr>
          <w:rFonts w:ascii="Times New Roman" w:hAnsi="Times New Roman" w:cs="Times New Roman"/>
          <w:sz w:val="24"/>
          <w:szCs w:val="24"/>
        </w:rPr>
      </w:pPr>
    </w:p>
    <w:p w14:paraId="6DCB882C" w14:textId="77777777" w:rsidR="00E00CC2" w:rsidRDefault="0085530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rPr>
        <w:t>Camara de Comercio de Bogota - OICE.</w:t>
      </w:r>
    </w:p>
    <w:p w14:paraId="3433FE2A" w14:textId="77777777" w:rsidR="00E00CC2" w:rsidRDefault="00E00CC2">
      <w:pPr>
        <w:widowControl w:val="0"/>
        <w:autoSpaceDE w:val="0"/>
        <w:autoSpaceDN w:val="0"/>
        <w:adjustRightInd w:val="0"/>
        <w:spacing w:after="0" w:line="103" w:lineRule="exact"/>
        <w:rPr>
          <w:rFonts w:ascii="Times New Roman" w:hAnsi="Times New Roman" w:cs="Times New Roman"/>
          <w:sz w:val="24"/>
          <w:szCs w:val="24"/>
        </w:rPr>
      </w:pPr>
    </w:p>
    <w:p w14:paraId="49AA669A" w14:textId="77777777" w:rsidR="00E00CC2" w:rsidRDefault="00855305">
      <w:pPr>
        <w:widowControl w:val="0"/>
        <w:overflowPunct w:val="0"/>
        <w:autoSpaceDE w:val="0"/>
        <w:autoSpaceDN w:val="0"/>
        <w:adjustRightInd w:val="0"/>
        <w:spacing w:after="0" w:line="256" w:lineRule="auto"/>
        <w:ind w:left="360" w:right="2440" w:hanging="360"/>
        <w:rPr>
          <w:rFonts w:ascii="Times New Roman" w:hAnsi="Times New Roman" w:cs="Times New Roman"/>
          <w:sz w:val="24"/>
          <w:szCs w:val="24"/>
        </w:rPr>
      </w:pPr>
      <w:r>
        <w:rPr>
          <w:rFonts w:ascii="Arial" w:hAnsi="Arial" w:cs="Arial"/>
        </w:rPr>
        <w:t>Diplomado en Normas Internacionales de Información Financiera. 2012 Modulo XBRL.</w:t>
      </w:r>
    </w:p>
    <w:p w14:paraId="292EF784" w14:textId="77777777" w:rsidR="00E00CC2" w:rsidRDefault="00E00CC2">
      <w:pPr>
        <w:widowControl w:val="0"/>
        <w:autoSpaceDE w:val="0"/>
        <w:autoSpaceDN w:val="0"/>
        <w:adjustRightInd w:val="0"/>
        <w:spacing w:after="0" w:line="42" w:lineRule="exact"/>
        <w:rPr>
          <w:rFonts w:ascii="Times New Roman" w:hAnsi="Times New Roman" w:cs="Times New Roman"/>
          <w:sz w:val="24"/>
          <w:szCs w:val="24"/>
        </w:rPr>
      </w:pPr>
    </w:p>
    <w:p w14:paraId="09DA4711" w14:textId="77777777" w:rsidR="00E00CC2" w:rsidRDefault="00855305">
      <w:pPr>
        <w:widowControl w:val="0"/>
        <w:tabs>
          <w:tab w:val="left" w:pos="1400"/>
        </w:tabs>
        <w:autoSpaceDE w:val="0"/>
        <w:autoSpaceDN w:val="0"/>
        <w:adjustRightInd w:val="0"/>
        <w:spacing w:after="0" w:line="240" w:lineRule="auto"/>
        <w:ind w:left="360"/>
        <w:rPr>
          <w:rFonts w:ascii="Times New Roman" w:hAnsi="Times New Roman" w:cs="Times New Roman"/>
          <w:sz w:val="24"/>
          <w:szCs w:val="24"/>
        </w:rPr>
      </w:pPr>
      <w:r>
        <w:rPr>
          <w:rFonts w:ascii="Arial" w:hAnsi="Arial" w:cs="Arial"/>
        </w:rPr>
        <w:t>2009</w:t>
      </w:r>
      <w:r>
        <w:rPr>
          <w:rFonts w:ascii="Times New Roman" w:hAnsi="Times New Roman" w:cs="Times New Roman"/>
          <w:sz w:val="24"/>
          <w:szCs w:val="24"/>
        </w:rPr>
        <w:tab/>
      </w:r>
      <w:r>
        <w:rPr>
          <w:rFonts w:ascii="Arial" w:hAnsi="Arial" w:cs="Arial"/>
        </w:rPr>
        <w:t>Módulo XBRL.</w:t>
      </w:r>
    </w:p>
    <w:p w14:paraId="15E50EED" w14:textId="77777777" w:rsidR="00E00CC2" w:rsidRDefault="00E00CC2">
      <w:pPr>
        <w:widowControl w:val="0"/>
        <w:autoSpaceDE w:val="0"/>
        <w:autoSpaceDN w:val="0"/>
        <w:adjustRightInd w:val="0"/>
        <w:spacing w:after="0" w:line="200" w:lineRule="exact"/>
        <w:rPr>
          <w:rFonts w:ascii="Times New Roman" w:hAnsi="Times New Roman" w:cs="Times New Roman"/>
          <w:sz w:val="24"/>
          <w:szCs w:val="24"/>
        </w:rPr>
      </w:pPr>
    </w:p>
    <w:p w14:paraId="0F7A52F9" w14:textId="77777777" w:rsidR="00E00CC2" w:rsidRDefault="00E00CC2">
      <w:pPr>
        <w:widowControl w:val="0"/>
        <w:autoSpaceDE w:val="0"/>
        <w:autoSpaceDN w:val="0"/>
        <w:adjustRightInd w:val="0"/>
        <w:spacing w:after="0" w:line="218" w:lineRule="exact"/>
        <w:rPr>
          <w:rFonts w:ascii="Times New Roman" w:hAnsi="Times New Roman" w:cs="Times New Roman"/>
          <w:sz w:val="24"/>
          <w:szCs w:val="24"/>
        </w:rPr>
      </w:pPr>
    </w:p>
    <w:p w14:paraId="62CDC8C3" w14:textId="77777777" w:rsidR="00E00CC2" w:rsidRDefault="00855305">
      <w:pPr>
        <w:widowControl w:val="0"/>
        <w:overflowPunct w:val="0"/>
        <w:autoSpaceDE w:val="0"/>
        <w:autoSpaceDN w:val="0"/>
        <w:adjustRightInd w:val="0"/>
        <w:spacing w:after="0" w:line="253" w:lineRule="auto"/>
        <w:ind w:right="4240"/>
        <w:rPr>
          <w:rFonts w:ascii="Times New Roman" w:hAnsi="Times New Roman" w:cs="Times New Roman"/>
          <w:sz w:val="24"/>
          <w:szCs w:val="24"/>
        </w:rPr>
      </w:pPr>
      <w:r>
        <w:rPr>
          <w:rFonts w:ascii="Arial" w:hAnsi="Arial" w:cs="Arial"/>
        </w:rPr>
        <w:t>Universidad Cooperativa de Colombia ( Neiva). Facultad de Contaduría Pública.</w:t>
      </w:r>
    </w:p>
    <w:p w14:paraId="0B9BC46C" w14:textId="77777777" w:rsidR="00E00CC2" w:rsidRDefault="00E00CC2">
      <w:pPr>
        <w:widowControl w:val="0"/>
        <w:autoSpaceDE w:val="0"/>
        <w:autoSpaceDN w:val="0"/>
        <w:adjustRightInd w:val="0"/>
        <w:spacing w:after="0" w:line="93" w:lineRule="exact"/>
        <w:rPr>
          <w:rFonts w:ascii="Times New Roman" w:hAnsi="Times New Roman" w:cs="Times New Roman"/>
          <w:sz w:val="24"/>
          <w:szCs w:val="24"/>
        </w:rPr>
      </w:pPr>
    </w:p>
    <w:p w14:paraId="71CB2611" w14:textId="77777777" w:rsidR="00855305" w:rsidRDefault="00855305">
      <w:pPr>
        <w:widowControl w:val="0"/>
        <w:tabs>
          <w:tab w:val="left" w:pos="1400"/>
        </w:tabs>
        <w:overflowPunct w:val="0"/>
        <w:autoSpaceDE w:val="0"/>
        <w:autoSpaceDN w:val="0"/>
        <w:adjustRightInd w:val="0"/>
        <w:spacing w:after="0" w:line="218" w:lineRule="auto"/>
        <w:ind w:left="1420" w:hanging="1420"/>
        <w:rPr>
          <w:rFonts w:ascii="Arial" w:hAnsi="Arial" w:cs="Arial"/>
        </w:rPr>
      </w:pPr>
      <w:r>
        <w:rPr>
          <w:rFonts w:ascii="Arial" w:hAnsi="Arial" w:cs="Arial"/>
        </w:rPr>
        <w:t>Conferencia</w:t>
      </w:r>
      <w:r>
        <w:rPr>
          <w:rFonts w:ascii="Times New Roman" w:hAnsi="Times New Roman" w:cs="Times New Roman"/>
          <w:sz w:val="24"/>
          <w:szCs w:val="24"/>
        </w:rPr>
        <w:tab/>
      </w:r>
      <w:r>
        <w:rPr>
          <w:rFonts w:ascii="Arial" w:hAnsi="Arial" w:cs="Arial"/>
        </w:rPr>
        <w:t>Reporte financiero estandarizado Global: Uso del estándar XBRL en los sistemas de información.</w:t>
      </w:r>
    </w:p>
    <w:p w14:paraId="19805B48" w14:textId="77777777" w:rsidR="00B946FB" w:rsidRDefault="00B946FB">
      <w:pPr>
        <w:widowControl w:val="0"/>
        <w:tabs>
          <w:tab w:val="left" w:pos="1400"/>
        </w:tabs>
        <w:overflowPunct w:val="0"/>
        <w:autoSpaceDE w:val="0"/>
        <w:autoSpaceDN w:val="0"/>
        <w:adjustRightInd w:val="0"/>
        <w:spacing w:after="0" w:line="218" w:lineRule="auto"/>
        <w:ind w:left="1420" w:hanging="1420"/>
        <w:rPr>
          <w:rFonts w:ascii="Arial" w:hAnsi="Arial" w:cs="Arial"/>
        </w:rPr>
      </w:pPr>
    </w:p>
    <w:p w14:paraId="475C80AC" w14:textId="77777777" w:rsidR="00AD01C4" w:rsidRPr="00984C0A" w:rsidRDefault="00AD01C4" w:rsidP="00B946FB">
      <w:pPr>
        <w:widowControl w:val="0"/>
        <w:autoSpaceDE w:val="0"/>
        <w:autoSpaceDN w:val="0"/>
        <w:adjustRightInd w:val="0"/>
        <w:spacing w:after="0" w:line="289" w:lineRule="exact"/>
        <w:rPr>
          <w:rFonts w:ascii="Arial" w:hAnsi="Arial" w:cs="Arial"/>
          <w:b/>
          <w:bCs/>
          <w:i/>
          <w:iCs/>
        </w:rPr>
      </w:pPr>
    </w:p>
    <w:p w14:paraId="06C55909" w14:textId="77777777" w:rsidR="00AD01C4" w:rsidRPr="00984C0A" w:rsidRDefault="00AD01C4" w:rsidP="00B946FB">
      <w:pPr>
        <w:widowControl w:val="0"/>
        <w:autoSpaceDE w:val="0"/>
        <w:autoSpaceDN w:val="0"/>
        <w:adjustRightInd w:val="0"/>
        <w:spacing w:after="0" w:line="289" w:lineRule="exact"/>
        <w:rPr>
          <w:rFonts w:ascii="Arial" w:hAnsi="Arial" w:cs="Arial"/>
          <w:b/>
          <w:bCs/>
          <w:i/>
          <w:iCs/>
        </w:rPr>
      </w:pPr>
    </w:p>
    <w:p w14:paraId="6C3A8B6E" w14:textId="42C1256B" w:rsidR="00B946FB" w:rsidRPr="00AD01C4" w:rsidRDefault="00B946FB" w:rsidP="00B946FB">
      <w:pPr>
        <w:widowControl w:val="0"/>
        <w:autoSpaceDE w:val="0"/>
        <w:autoSpaceDN w:val="0"/>
        <w:adjustRightInd w:val="0"/>
        <w:spacing w:after="0" w:line="289" w:lineRule="exact"/>
        <w:rPr>
          <w:rFonts w:ascii="Times New Roman" w:hAnsi="Times New Roman" w:cs="Times New Roman"/>
          <w:sz w:val="24"/>
          <w:szCs w:val="24"/>
          <w:lang w:val="it-IT"/>
        </w:rPr>
      </w:pPr>
      <w:r w:rsidRPr="00AD01C4">
        <w:rPr>
          <w:rFonts w:ascii="Arial" w:hAnsi="Arial" w:cs="Arial"/>
          <w:b/>
          <w:bCs/>
          <w:i/>
          <w:iCs/>
          <w:lang w:val="it-IT"/>
        </w:rPr>
        <w:lastRenderedPageBreak/>
        <w:t>CONSULTORIA</w:t>
      </w:r>
    </w:p>
    <w:p w14:paraId="1D03F698" w14:textId="77777777" w:rsidR="00B946FB" w:rsidRPr="00AD01C4" w:rsidRDefault="00B946FB" w:rsidP="00B946FB">
      <w:pPr>
        <w:widowControl w:val="0"/>
        <w:autoSpaceDE w:val="0"/>
        <w:autoSpaceDN w:val="0"/>
        <w:adjustRightInd w:val="0"/>
        <w:spacing w:after="0" w:line="289" w:lineRule="exact"/>
        <w:rPr>
          <w:rFonts w:ascii="Times New Roman" w:hAnsi="Times New Roman" w:cs="Times New Roman"/>
          <w:sz w:val="24"/>
          <w:szCs w:val="24"/>
          <w:lang w:val="it-IT"/>
        </w:rPr>
      </w:pPr>
    </w:p>
    <w:p w14:paraId="2878FE4F" w14:textId="4783B778" w:rsidR="00041E6C" w:rsidRPr="00AD01C4" w:rsidRDefault="00041E6C" w:rsidP="00B946FB">
      <w:pPr>
        <w:widowControl w:val="0"/>
        <w:autoSpaceDE w:val="0"/>
        <w:autoSpaceDN w:val="0"/>
        <w:adjustRightInd w:val="0"/>
        <w:spacing w:after="0" w:line="239" w:lineRule="auto"/>
        <w:rPr>
          <w:rFonts w:ascii="Arial" w:hAnsi="Arial" w:cs="Arial"/>
          <w:lang w:val="it-IT"/>
        </w:rPr>
      </w:pPr>
      <w:r w:rsidRPr="00AD01C4">
        <w:rPr>
          <w:rFonts w:ascii="Arial" w:hAnsi="Arial" w:cs="Arial"/>
          <w:lang w:val="it-IT"/>
        </w:rPr>
        <w:t>IPHIX Colombia S.A.S.</w:t>
      </w:r>
    </w:p>
    <w:p w14:paraId="23225947" w14:textId="77C7B4BC" w:rsidR="00041E6C" w:rsidRPr="00AD01C4" w:rsidRDefault="00041E6C" w:rsidP="00B946FB">
      <w:pPr>
        <w:widowControl w:val="0"/>
        <w:autoSpaceDE w:val="0"/>
        <w:autoSpaceDN w:val="0"/>
        <w:adjustRightInd w:val="0"/>
        <w:spacing w:after="0" w:line="239" w:lineRule="auto"/>
        <w:rPr>
          <w:rFonts w:ascii="Arial" w:hAnsi="Arial" w:cs="Arial"/>
          <w:lang w:val="it-IT"/>
        </w:rPr>
      </w:pPr>
    </w:p>
    <w:p w14:paraId="436D7620" w14:textId="69472785" w:rsidR="00041E6C" w:rsidRDefault="00041E6C" w:rsidP="00B946FB">
      <w:pPr>
        <w:widowControl w:val="0"/>
        <w:autoSpaceDE w:val="0"/>
        <w:autoSpaceDN w:val="0"/>
        <w:adjustRightInd w:val="0"/>
        <w:spacing w:after="0" w:line="239" w:lineRule="auto"/>
        <w:rPr>
          <w:rFonts w:ascii="Arial" w:hAnsi="Arial" w:cs="Arial"/>
        </w:rPr>
      </w:pPr>
      <w:r>
        <w:rPr>
          <w:rFonts w:ascii="Arial" w:hAnsi="Arial" w:cs="Arial"/>
        </w:rPr>
        <w:t>Director Ejecutivo</w:t>
      </w:r>
    </w:p>
    <w:p w14:paraId="69C40BF4" w14:textId="210B8C66" w:rsidR="00041E6C" w:rsidRDefault="00041E6C" w:rsidP="00B946FB">
      <w:pPr>
        <w:widowControl w:val="0"/>
        <w:autoSpaceDE w:val="0"/>
        <w:autoSpaceDN w:val="0"/>
        <w:adjustRightInd w:val="0"/>
        <w:spacing w:after="0" w:line="239" w:lineRule="auto"/>
        <w:rPr>
          <w:rFonts w:ascii="Arial" w:hAnsi="Arial" w:cs="Arial"/>
        </w:rPr>
      </w:pPr>
    </w:p>
    <w:p w14:paraId="5315E917" w14:textId="6FDC231E" w:rsidR="00041E6C" w:rsidRDefault="00041E6C" w:rsidP="00B946FB">
      <w:pPr>
        <w:widowControl w:val="0"/>
        <w:autoSpaceDE w:val="0"/>
        <w:autoSpaceDN w:val="0"/>
        <w:adjustRightInd w:val="0"/>
        <w:spacing w:after="0" w:line="239" w:lineRule="auto"/>
        <w:rPr>
          <w:rFonts w:ascii="Arial" w:hAnsi="Arial" w:cs="Arial"/>
        </w:rPr>
      </w:pPr>
      <w:r>
        <w:rPr>
          <w:rFonts w:ascii="Arial" w:hAnsi="Arial" w:cs="Arial"/>
        </w:rPr>
        <w:t>2015 Actualidad</w:t>
      </w:r>
      <w:r>
        <w:rPr>
          <w:rFonts w:ascii="Arial" w:hAnsi="Arial" w:cs="Arial"/>
        </w:rPr>
        <w:tab/>
      </w:r>
      <w:r>
        <w:rPr>
          <w:rFonts w:ascii="Arial" w:hAnsi="Arial" w:cs="Arial"/>
        </w:rPr>
        <w:tab/>
      </w:r>
    </w:p>
    <w:p w14:paraId="6B3C2CF5" w14:textId="225594B3" w:rsidR="00041E6C" w:rsidRDefault="00041E6C" w:rsidP="00041E6C">
      <w:pPr>
        <w:widowControl w:val="0"/>
        <w:autoSpaceDE w:val="0"/>
        <w:autoSpaceDN w:val="0"/>
        <w:adjustRightInd w:val="0"/>
        <w:spacing w:after="0" w:line="239" w:lineRule="auto"/>
        <w:ind w:left="1440"/>
        <w:rPr>
          <w:rFonts w:ascii="Arial" w:hAnsi="Arial" w:cs="Arial"/>
        </w:rPr>
      </w:pPr>
      <w:r>
        <w:rPr>
          <w:rFonts w:ascii="Arial" w:hAnsi="Arial" w:cs="Arial"/>
        </w:rPr>
        <w:t>Estandarización de datos financieros y de negocio para la generación de reportes internos y externos. Clientes: Davivienda, BancoW, Almacafe, Federación de Cafeteros, entre otros.</w:t>
      </w:r>
    </w:p>
    <w:p w14:paraId="36B3E0DA" w14:textId="77777777" w:rsidR="00041E6C" w:rsidRDefault="00041E6C" w:rsidP="00B946FB">
      <w:pPr>
        <w:widowControl w:val="0"/>
        <w:autoSpaceDE w:val="0"/>
        <w:autoSpaceDN w:val="0"/>
        <w:adjustRightInd w:val="0"/>
        <w:spacing w:after="0" w:line="239" w:lineRule="auto"/>
        <w:rPr>
          <w:rFonts w:ascii="Arial" w:hAnsi="Arial" w:cs="Arial"/>
        </w:rPr>
      </w:pPr>
    </w:p>
    <w:p w14:paraId="6875AA45" w14:textId="77777777" w:rsidR="00041E6C" w:rsidRDefault="00041E6C" w:rsidP="00B946FB">
      <w:pPr>
        <w:widowControl w:val="0"/>
        <w:autoSpaceDE w:val="0"/>
        <w:autoSpaceDN w:val="0"/>
        <w:adjustRightInd w:val="0"/>
        <w:spacing w:after="0" w:line="239" w:lineRule="auto"/>
        <w:rPr>
          <w:rFonts w:ascii="Arial" w:hAnsi="Arial" w:cs="Arial"/>
        </w:rPr>
      </w:pPr>
    </w:p>
    <w:p w14:paraId="3C17F3F8" w14:textId="48365C09" w:rsidR="00B946FB" w:rsidRDefault="00B946FB" w:rsidP="00B946FB">
      <w:pPr>
        <w:widowControl w:val="0"/>
        <w:autoSpaceDE w:val="0"/>
        <w:autoSpaceDN w:val="0"/>
        <w:adjustRightInd w:val="0"/>
        <w:spacing w:after="0" w:line="239" w:lineRule="auto"/>
        <w:rPr>
          <w:rFonts w:ascii="Arial" w:hAnsi="Arial" w:cs="Arial"/>
        </w:rPr>
      </w:pPr>
      <w:r>
        <w:rPr>
          <w:rFonts w:ascii="Arial" w:hAnsi="Arial" w:cs="Arial"/>
        </w:rPr>
        <w:t>Superintendencia de la Economía Solidaria</w:t>
      </w:r>
    </w:p>
    <w:p w14:paraId="7DF74742" w14:textId="77777777" w:rsidR="00B946FB" w:rsidRDefault="00B946FB" w:rsidP="00B946FB">
      <w:pPr>
        <w:widowControl w:val="0"/>
        <w:autoSpaceDE w:val="0"/>
        <w:autoSpaceDN w:val="0"/>
        <w:adjustRightInd w:val="0"/>
        <w:spacing w:after="0" w:line="239" w:lineRule="auto"/>
        <w:rPr>
          <w:rFonts w:ascii="Arial" w:hAnsi="Arial" w:cs="Arial"/>
        </w:rPr>
      </w:pPr>
    </w:p>
    <w:p w14:paraId="1275AAD6" w14:textId="77777777" w:rsidR="00D130E8" w:rsidRDefault="00B946FB" w:rsidP="00D130E8">
      <w:pPr>
        <w:widowControl w:val="0"/>
        <w:autoSpaceDE w:val="0"/>
        <w:autoSpaceDN w:val="0"/>
        <w:adjustRightInd w:val="0"/>
        <w:spacing w:after="0" w:line="239" w:lineRule="auto"/>
        <w:ind w:left="1440" w:hanging="1440"/>
        <w:rPr>
          <w:rFonts w:ascii="Times New Roman" w:hAnsi="Times New Roman" w:cs="Times New Roman"/>
          <w:sz w:val="24"/>
          <w:szCs w:val="24"/>
        </w:rPr>
      </w:pPr>
      <w:r>
        <w:rPr>
          <w:rFonts w:ascii="Arial" w:hAnsi="Arial" w:cs="Arial"/>
        </w:rPr>
        <w:t>2016</w:t>
      </w:r>
      <w:r w:rsidR="00D130E8">
        <w:rPr>
          <w:rFonts w:ascii="Arial" w:hAnsi="Arial" w:cs="Arial"/>
        </w:rPr>
        <w:t>-2017</w:t>
      </w:r>
      <w:r>
        <w:rPr>
          <w:rFonts w:ascii="Arial" w:hAnsi="Arial" w:cs="Arial"/>
        </w:rPr>
        <w:tab/>
      </w:r>
      <w:r w:rsidR="00D130E8">
        <w:rPr>
          <w:rFonts w:ascii="Arial" w:hAnsi="Arial" w:cs="Arial"/>
        </w:rPr>
        <w:t>Responsable de extensión de las taxonomías IFRS en XBRL y las pruebas de concepto para la estandarización de los reportes para la supervisión basada en riesgos.</w:t>
      </w:r>
    </w:p>
    <w:p w14:paraId="472790F5" w14:textId="77777777" w:rsidR="00B946FB" w:rsidRDefault="00B946FB" w:rsidP="00B946FB">
      <w:pPr>
        <w:widowControl w:val="0"/>
        <w:autoSpaceDE w:val="0"/>
        <w:autoSpaceDN w:val="0"/>
        <w:adjustRightInd w:val="0"/>
        <w:spacing w:after="0" w:line="239" w:lineRule="auto"/>
        <w:ind w:left="1440" w:hanging="1440"/>
        <w:rPr>
          <w:rFonts w:ascii="Times New Roman" w:hAnsi="Times New Roman" w:cs="Times New Roman"/>
          <w:sz w:val="24"/>
          <w:szCs w:val="24"/>
        </w:rPr>
      </w:pPr>
    </w:p>
    <w:sectPr w:rsidR="00B946FB">
      <w:pgSz w:w="12240" w:h="15840"/>
      <w:pgMar w:top="1413" w:right="1700" w:bottom="1440" w:left="1700" w:header="720" w:footer="720" w:gutter="0"/>
      <w:cols w:space="720" w:equalWidth="0">
        <w:col w:w="884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494"/>
    <w:rsid w:val="00041E6C"/>
    <w:rsid w:val="001D78A9"/>
    <w:rsid w:val="002741E7"/>
    <w:rsid w:val="00354348"/>
    <w:rsid w:val="005B4B8D"/>
    <w:rsid w:val="00635265"/>
    <w:rsid w:val="00653688"/>
    <w:rsid w:val="0066493F"/>
    <w:rsid w:val="006D184A"/>
    <w:rsid w:val="007A1ABE"/>
    <w:rsid w:val="007F362C"/>
    <w:rsid w:val="008311DD"/>
    <w:rsid w:val="008331E0"/>
    <w:rsid w:val="00855305"/>
    <w:rsid w:val="00914B6E"/>
    <w:rsid w:val="00984C0A"/>
    <w:rsid w:val="009A1B70"/>
    <w:rsid w:val="009B6C81"/>
    <w:rsid w:val="009E113C"/>
    <w:rsid w:val="00A50D36"/>
    <w:rsid w:val="00AD01C4"/>
    <w:rsid w:val="00AD64F4"/>
    <w:rsid w:val="00B10DCA"/>
    <w:rsid w:val="00B53BDD"/>
    <w:rsid w:val="00B56494"/>
    <w:rsid w:val="00B946FB"/>
    <w:rsid w:val="00C21997"/>
    <w:rsid w:val="00C84A65"/>
    <w:rsid w:val="00D130E8"/>
    <w:rsid w:val="00DD0D97"/>
    <w:rsid w:val="00DD3904"/>
    <w:rsid w:val="00E00CC2"/>
    <w:rsid w:val="00F6213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1A2C05D"/>
  <w14:defaultImageDpi w14:val="0"/>
  <w15:docId w15:val="{00AF0DA0-5385-4C8F-AD6B-E8D503FEB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C2199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21997"/>
    <w:rPr>
      <w:rFonts w:ascii="Segoe UI" w:hAnsi="Segoe UI" w:cs="Segoe UI"/>
      <w:sz w:val="18"/>
      <w:szCs w:val="18"/>
    </w:rPr>
  </w:style>
  <w:style w:type="paragraph" w:styleId="Revisin">
    <w:name w:val="Revision"/>
    <w:hidden/>
    <w:uiPriority w:val="99"/>
    <w:semiHidden/>
    <w:rsid w:val="00B10DC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1529</Words>
  <Characters>8412</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Gasca</dc:creator>
  <cp:keywords/>
  <dc:description/>
  <cp:lastModifiedBy>Richard Gabriel Gasca Buelvas</cp:lastModifiedBy>
  <cp:revision>6</cp:revision>
  <cp:lastPrinted>2020-06-26T18:47:00Z</cp:lastPrinted>
  <dcterms:created xsi:type="dcterms:W3CDTF">2025-07-08T22:23:00Z</dcterms:created>
  <dcterms:modified xsi:type="dcterms:W3CDTF">2025-09-15T12:12:00Z</dcterms:modified>
</cp:coreProperties>
</file>